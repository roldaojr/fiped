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440"/>
        </w:tabs>
        <w:spacing w:line="240" w:lineRule="auto"/>
        <w:ind w:right="-167"/>
        <w:contextualSpacing w:val="0"/>
        <w:jc w:val="center"/>
        <w:rPr>
          <w:rFonts w:ascii="Arial" w:hAnsi="Arial" w:eastAsia="Arial" w:cs="Arial"/>
          <w:b/>
          <w:color w:val="000000"/>
          <w:sz w:val="24"/>
          <w:szCs w:val="24"/>
        </w:rPr>
      </w:pPr>
      <w:r>
        <w:rPr>
          <w:rFonts w:ascii="Arial" w:hAnsi="Arial" w:eastAsia="Arial" w:cs="Arial"/>
          <w:b/>
          <w:color w:val="000000"/>
          <w:sz w:val="24"/>
          <w:szCs w:val="24"/>
        </w:rPr>
        <w:t xml:space="preserve">ANÁLISE MULTIMODAL DO ENCARTE DE SUPERMERCADO A PARTIR DA GRAMÁTICA DO DESIGN VISUAL  </w:t>
      </w:r>
    </w:p>
    <w:p>
      <w:pPr>
        <w:tabs>
          <w:tab w:val="left" w:pos="-440"/>
        </w:tabs>
        <w:spacing w:after="0" w:line="240" w:lineRule="auto"/>
        <w:ind w:right="-167"/>
        <w:contextualSpacing w:val="0"/>
        <w:jc w:val="right"/>
        <w:rPr>
          <w:rFonts w:ascii="Arial" w:hAnsi="Arial" w:eastAsia="Arial" w:cs="Arial"/>
          <w:color w:val="000000"/>
          <w:sz w:val="24"/>
          <w:szCs w:val="24"/>
        </w:rPr>
      </w:pPr>
      <w:r>
        <w:rPr>
          <w:rFonts w:ascii="Arial" w:hAnsi="Arial" w:eastAsia="Arial" w:cs="Arial"/>
          <w:color w:val="000000"/>
          <w:sz w:val="24"/>
          <w:szCs w:val="24"/>
        </w:rPr>
        <w:t>Antônia Margarete dos Santos</w:t>
      </w:r>
    </w:p>
    <w:p>
      <w:pPr>
        <w:tabs>
          <w:tab w:val="left" w:pos="-440"/>
        </w:tabs>
        <w:spacing w:after="0" w:line="240" w:lineRule="auto"/>
        <w:ind w:right="-167"/>
        <w:contextualSpacing w:val="0"/>
        <w:jc w:val="right"/>
        <w:rPr>
          <w:rFonts w:ascii="Arial" w:hAnsi="Arial" w:eastAsia="Arial" w:cs="Arial"/>
          <w:color w:val="000000"/>
          <w:sz w:val="24"/>
          <w:szCs w:val="24"/>
        </w:rPr>
      </w:pPr>
      <w:r>
        <w:rPr>
          <w:rFonts w:ascii="Arial" w:hAnsi="Arial" w:eastAsia="Arial" w:cs="Arial"/>
          <w:color w:val="000000"/>
          <w:sz w:val="24"/>
          <w:szCs w:val="24"/>
        </w:rPr>
        <w:t>Maria Eliaci Pereira de Souza</w:t>
      </w:r>
    </w:p>
    <w:p>
      <w:pPr>
        <w:tabs>
          <w:tab w:val="left" w:pos="-440"/>
        </w:tabs>
        <w:spacing w:after="0" w:line="240" w:lineRule="auto"/>
        <w:ind w:right="-167"/>
        <w:contextualSpacing w:val="0"/>
        <w:jc w:val="right"/>
        <w:rPr>
          <w:rFonts w:ascii="Arial" w:hAnsi="Arial" w:eastAsia="Arial" w:cs="Arial"/>
          <w:color w:val="000000"/>
          <w:sz w:val="24"/>
          <w:szCs w:val="24"/>
        </w:rPr>
      </w:pPr>
      <w:r>
        <w:rPr>
          <w:rFonts w:ascii="Arial" w:hAnsi="Arial" w:eastAsia="Arial" w:cs="Arial"/>
          <w:color w:val="000000"/>
          <w:sz w:val="24"/>
          <w:szCs w:val="24"/>
        </w:rPr>
        <w:t>Maria Joseane Rodrigues Silva</w:t>
      </w:r>
    </w:p>
    <w:p>
      <w:pPr>
        <w:tabs>
          <w:tab w:val="left" w:pos="-440"/>
        </w:tabs>
        <w:spacing w:after="0" w:line="240" w:lineRule="auto"/>
        <w:ind w:right="-167"/>
        <w:contextualSpacing w:val="0"/>
        <w:jc w:val="right"/>
        <w:rPr>
          <w:rFonts w:ascii="Arial" w:hAnsi="Arial" w:eastAsia="Arial" w:cs="Arial"/>
          <w:color w:val="000000"/>
          <w:sz w:val="24"/>
          <w:szCs w:val="24"/>
        </w:rPr>
      </w:pPr>
      <w:r>
        <w:rPr>
          <w:rFonts w:ascii="Arial" w:hAnsi="Arial" w:eastAsia="Arial" w:cs="Arial"/>
          <w:color w:val="000000"/>
          <w:sz w:val="24"/>
          <w:szCs w:val="24"/>
        </w:rPr>
        <w:t>Universidade do Estado do Rio Grande do Norte – UERN</w:t>
      </w:r>
    </w:p>
    <w:p>
      <w:pPr>
        <w:tabs>
          <w:tab w:val="left" w:pos="-440"/>
        </w:tabs>
        <w:spacing w:after="0" w:line="360" w:lineRule="auto"/>
        <w:ind w:right="-167"/>
        <w:contextualSpacing w:val="0"/>
        <w:jc w:val="both"/>
        <w:rPr>
          <w:rFonts w:ascii="Arial" w:hAnsi="Arial" w:eastAsia="Arial" w:cs="Arial"/>
          <w:color w:val="000000"/>
          <w:sz w:val="24"/>
          <w:szCs w:val="24"/>
        </w:rPr>
      </w:pPr>
    </w:p>
    <w:p>
      <w:pPr>
        <w:tabs>
          <w:tab w:val="left" w:pos="-440"/>
        </w:tabs>
        <w:spacing w:after="0" w:line="360" w:lineRule="auto"/>
        <w:ind w:right="-167"/>
        <w:contextualSpacing w:val="0"/>
        <w:jc w:val="both"/>
        <w:rPr>
          <w:rFonts w:ascii="Arial" w:hAnsi="Arial" w:eastAsia="Arial" w:cs="Arial"/>
          <w:b/>
          <w:color w:val="000000"/>
          <w:sz w:val="24"/>
          <w:szCs w:val="24"/>
        </w:rPr>
      </w:pPr>
      <w:r>
        <w:rPr>
          <w:rFonts w:ascii="Arial" w:hAnsi="Arial" w:eastAsia="Arial" w:cs="Arial"/>
          <w:b/>
          <w:color w:val="000000"/>
          <w:sz w:val="24"/>
          <w:szCs w:val="24"/>
        </w:rPr>
        <w:t>RESUMO</w:t>
      </w:r>
    </w:p>
    <w:p>
      <w:pPr>
        <w:spacing w:line="24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Este estudo tem como objetivo analisar a multimodalidade a partir</w:t>
      </w:r>
      <w:ins w:id="0" w:author="Moises Batista" w:date="2018-09-24T23:18:19Z">
        <w:r>
          <w:rPr>
            <w:rFonts w:ascii="Arial" w:hAnsi="Arial" w:eastAsia="Arial" w:cs="Arial"/>
            <w:color w:val="000000"/>
            <w:sz w:val="24"/>
            <w:szCs w:val="24"/>
          </w:rPr>
          <w:t xml:space="preserve"> </w:t>
        </w:r>
      </w:ins>
      <w:r>
        <w:rPr>
          <w:rFonts w:ascii="Arial" w:hAnsi="Arial" w:eastAsia="Arial" w:cs="Arial"/>
          <w:color w:val="000000"/>
          <w:sz w:val="24"/>
          <w:szCs w:val="24"/>
        </w:rPr>
        <w:t xml:space="preserve">das metafunções </w:t>
      </w:r>
      <w:r>
        <w:rPr>
          <w:rFonts w:ascii="Arial" w:hAnsi="Arial" w:eastAsia="Arial" w:cs="Arial"/>
          <w:i/>
          <w:color w:val="000000"/>
          <w:sz w:val="24"/>
          <w:szCs w:val="24"/>
        </w:rPr>
        <w:t xml:space="preserve">da Gramática do Design Visual, </w:t>
      </w:r>
      <w:r>
        <w:rPr>
          <w:rFonts w:ascii="Arial" w:hAnsi="Arial" w:eastAsia="Arial" w:cs="Arial"/>
          <w:color w:val="000000"/>
          <w:sz w:val="24"/>
          <w:szCs w:val="24"/>
        </w:rPr>
        <w:t xml:space="preserve">de Kress e Van Leeuwen </w:t>
      </w:r>
      <w:ins w:id="1" w:author="Moises Batista" w:date="2018-09-24T23:18:19Z">
        <w:r>
          <w:rPr>
            <w:rFonts w:ascii="Arial" w:hAnsi="Arial" w:eastAsia="Arial" w:cs="Arial"/>
            <w:color w:val="000000"/>
            <w:sz w:val="24"/>
            <w:szCs w:val="24"/>
          </w:rPr>
          <w:t>(1996)</w:t>
        </w:r>
      </w:ins>
      <w:r>
        <w:rPr>
          <w:rFonts w:ascii="Arial" w:hAnsi="Arial" w:eastAsia="Arial" w:cs="Arial"/>
          <w:color w:val="000000"/>
          <w:sz w:val="24"/>
          <w:szCs w:val="24"/>
        </w:rPr>
        <w:t xml:space="preserve"> . Para este propósito</w:t>
      </w:r>
      <w:ins w:id="2" w:author="Moises Batista" w:date="2018-09-24T23:18:25Z">
        <w:r>
          <w:rPr>
            <w:rFonts w:ascii="Arial" w:hAnsi="Arial" w:eastAsia="Arial" w:cs="Arial"/>
            <w:color w:val="000000"/>
            <w:sz w:val="24"/>
            <w:szCs w:val="24"/>
          </w:rPr>
          <w:t>,</w:t>
        </w:r>
      </w:ins>
      <w:r>
        <w:rPr>
          <w:rFonts w:ascii="Arial" w:hAnsi="Arial" w:eastAsia="Arial" w:cs="Arial"/>
          <w:color w:val="000000"/>
          <w:sz w:val="24"/>
          <w:szCs w:val="24"/>
        </w:rPr>
        <w:t xml:space="preserve"> foi selecionado </w:t>
      </w:r>
      <w:ins w:id="3" w:author="Moises Batista" w:date="2018-09-24T23:19:29Z">
        <w:r>
          <w:rPr>
            <w:rFonts w:ascii="Arial" w:hAnsi="Arial" w:eastAsia="Arial" w:cs="Arial"/>
            <w:color w:val="000000"/>
            <w:sz w:val="24"/>
            <w:szCs w:val="24"/>
          </w:rPr>
          <w:t>o</w:t>
        </w:r>
      </w:ins>
      <w:r>
        <w:rPr>
          <w:rFonts w:ascii="Arial" w:hAnsi="Arial" w:eastAsia="Arial" w:cs="Arial"/>
          <w:color w:val="000000"/>
          <w:sz w:val="24"/>
          <w:szCs w:val="24"/>
        </w:rPr>
        <w:t xml:space="preserve"> gênero publicitário </w:t>
      </w:r>
      <w:ins w:id="4" w:author="Moises Batista" w:date="2018-09-24T23:18:51Z">
        <w:r>
          <w:rPr>
            <w:rFonts w:ascii="Arial" w:hAnsi="Arial" w:eastAsia="Arial" w:cs="Arial"/>
            <w:color w:val="000000"/>
            <w:sz w:val="24"/>
            <w:szCs w:val="24"/>
          </w:rPr>
          <w:t xml:space="preserve">encarte, </w:t>
        </w:r>
      </w:ins>
      <w:ins w:id="5" w:author="Moises Batista" w:date="2018-09-24T23:19:58Z">
        <w:r>
          <w:rPr>
            <w:rFonts w:ascii="Arial" w:hAnsi="Arial" w:eastAsia="Arial" w:cs="Arial"/>
            <w:color w:val="000000"/>
            <w:sz w:val="24"/>
            <w:szCs w:val="24"/>
          </w:rPr>
          <w:t>distrbuí</w:t>
        </w:r>
      </w:ins>
      <w:r>
        <w:rPr>
          <w:rFonts w:ascii="Arial" w:hAnsi="Arial" w:eastAsia="Arial" w:cs="Arial"/>
          <w:color w:val="000000"/>
          <w:sz w:val="24"/>
          <w:szCs w:val="24"/>
        </w:rPr>
        <w:t xml:space="preserve">ado </w:t>
      </w:r>
      <w:ins w:id="6" w:author="Moises Batista" w:date="2018-09-24T23:19:44Z">
        <w:r>
          <w:rPr>
            <w:rFonts w:ascii="Arial" w:hAnsi="Arial" w:eastAsia="Arial" w:cs="Arial"/>
            <w:color w:val="000000"/>
            <w:sz w:val="24"/>
            <w:szCs w:val="24"/>
          </w:rPr>
          <w:t>por um</w:t>
        </w:r>
      </w:ins>
      <w:r>
        <w:rPr>
          <w:rFonts w:ascii="Arial" w:hAnsi="Arial" w:eastAsia="Arial" w:cs="Arial"/>
          <w:color w:val="000000"/>
          <w:sz w:val="24"/>
          <w:szCs w:val="24"/>
        </w:rPr>
        <w:t xml:space="preserve"> supermercado</w:t>
      </w:r>
      <w:ins w:id="7" w:author="Moises Batista" w:date="2018-09-24T23:20:36Z">
        <w:r>
          <w:rPr>
            <w:rFonts w:ascii="Arial" w:hAnsi="Arial" w:eastAsia="Arial" w:cs="Arial"/>
            <w:color w:val="000000"/>
            <w:sz w:val="24"/>
            <w:szCs w:val="24"/>
          </w:rPr>
          <w:t>,</w:t>
        </w:r>
      </w:ins>
      <w:r>
        <w:rPr>
          <w:rFonts w:ascii="Arial" w:hAnsi="Arial" w:eastAsia="Arial" w:cs="Arial"/>
          <w:color w:val="000000"/>
          <w:sz w:val="24"/>
          <w:szCs w:val="24"/>
        </w:rPr>
        <w:t xml:space="preserve"> </w:t>
      </w:r>
      <w:ins w:id="8" w:author="Moises Batista" w:date="2018-09-24T23:20:19Z">
        <w:r>
          <w:rPr>
            <w:rFonts w:ascii="Arial" w:hAnsi="Arial" w:eastAsia="Arial" w:cs="Arial"/>
            <w:color w:val="000000"/>
            <w:sz w:val="24"/>
            <w:szCs w:val="24"/>
          </w:rPr>
          <w:t xml:space="preserve">na </w:t>
        </w:r>
      </w:ins>
      <w:r>
        <w:rPr>
          <w:rFonts w:ascii="Arial" w:hAnsi="Arial" w:eastAsia="Arial" w:cs="Arial"/>
          <w:color w:val="000000"/>
          <w:sz w:val="24"/>
          <w:szCs w:val="24"/>
        </w:rPr>
        <w:t>Cidade</w:t>
      </w:r>
      <w:ins w:id="9" w:author="Moises Batista" w:date="2018-09-24T23:20:23Z">
        <w:r>
          <w:rPr>
            <w:rFonts w:ascii="Arial" w:hAnsi="Arial" w:eastAsia="Arial" w:cs="Arial"/>
            <w:color w:val="000000"/>
            <w:sz w:val="24"/>
            <w:szCs w:val="24"/>
          </w:rPr>
          <w:t xml:space="preserve"> de</w:t>
        </w:r>
      </w:ins>
      <w:r>
        <w:rPr>
          <w:rFonts w:ascii="Arial" w:hAnsi="Arial" w:eastAsia="Arial" w:cs="Arial"/>
          <w:color w:val="000000"/>
          <w:sz w:val="24"/>
          <w:szCs w:val="24"/>
        </w:rPr>
        <w:t xml:space="preserve"> Mossoró-RN</w:t>
      </w:r>
      <w:ins w:id="10" w:author="Moises Batista" w:date="2018-09-24T23:20:34Z">
        <w:r>
          <w:rPr>
            <w:rFonts w:ascii="Arial" w:hAnsi="Arial" w:eastAsia="Arial" w:cs="Arial"/>
            <w:color w:val="000000"/>
            <w:sz w:val="24"/>
            <w:szCs w:val="24"/>
          </w:rPr>
          <w:t>,</w:t>
        </w:r>
      </w:ins>
      <w:r>
        <w:rPr>
          <w:rFonts w:ascii="Arial" w:hAnsi="Arial" w:eastAsia="Arial" w:cs="Arial"/>
          <w:color w:val="000000"/>
          <w:sz w:val="24"/>
          <w:szCs w:val="24"/>
        </w:rPr>
        <w:t xml:space="preserve"> que homenageava o Dia dos Pais, divulgado durante o período do mês de agosto do ano 2018. </w:t>
      </w:r>
      <w:ins w:id="11" w:author="Moises Batista" w:date="2018-09-24T23:21:24Z">
        <w:r>
          <w:rPr>
            <w:rFonts w:ascii="Arial" w:hAnsi="Arial" w:eastAsia="Arial" w:cs="Arial"/>
            <w:color w:val="000000"/>
            <w:sz w:val="24"/>
            <w:szCs w:val="24"/>
          </w:rPr>
          <w:t>Além disso</w:t>
        </w:r>
      </w:ins>
      <w:r>
        <w:rPr>
          <w:rFonts w:ascii="Arial" w:hAnsi="Arial" w:eastAsia="Arial" w:cs="Arial"/>
          <w:color w:val="000000"/>
          <w:sz w:val="24"/>
          <w:szCs w:val="24"/>
        </w:rPr>
        <w:t>, nos baseamos na proposta teóric</w:t>
      </w:r>
      <w:ins w:id="12" w:author="Moises Batista" w:date="2018-09-24T23:21:36Z">
        <w:r>
          <w:rPr>
            <w:rFonts w:ascii="Arial" w:hAnsi="Arial" w:eastAsia="Arial" w:cs="Arial"/>
            <w:color w:val="000000"/>
            <w:sz w:val="24"/>
            <w:szCs w:val="24"/>
          </w:rPr>
          <w:t>a</w:t>
        </w:r>
      </w:ins>
      <w:r>
        <w:rPr>
          <w:rFonts w:ascii="Arial" w:hAnsi="Arial" w:eastAsia="Arial" w:cs="Arial"/>
          <w:color w:val="000000"/>
          <w:sz w:val="24"/>
          <w:szCs w:val="24"/>
        </w:rPr>
        <w:t xml:space="preserve"> de Bakhtin (2011) com  a noção de gênero </w:t>
      </w:r>
      <w:ins w:id="13" w:author="Moises Batista" w:date="2018-09-24T23:21:51Z">
        <w:r>
          <w:rPr>
            <w:rFonts w:ascii="Arial" w:hAnsi="Arial" w:eastAsia="Arial" w:cs="Arial"/>
            <w:color w:val="000000"/>
            <w:sz w:val="24"/>
            <w:szCs w:val="24"/>
          </w:rPr>
          <w:t>discursivo</w:t>
        </w:r>
      </w:ins>
      <w:r>
        <w:rPr>
          <w:rFonts w:ascii="Arial" w:hAnsi="Arial" w:eastAsia="Arial" w:cs="Arial"/>
          <w:color w:val="000000"/>
          <w:sz w:val="24"/>
          <w:szCs w:val="24"/>
        </w:rPr>
        <w:t>, na concepção de multimodalidade de Kress &amp; Van Leeuwen  em sua Gramática do Design Visual</w:t>
      </w:r>
      <w:ins w:id="14" w:author="Moises Batista" w:date="2018-09-24T23:22:27Z">
        <w:r>
          <w:rPr>
            <w:rFonts w:ascii="Arial" w:hAnsi="Arial" w:eastAsia="Arial" w:cs="Arial"/>
            <w:color w:val="000000"/>
            <w:sz w:val="24"/>
            <w:szCs w:val="24"/>
          </w:rPr>
          <w:t xml:space="preserve"> (GDV)</w:t>
        </w:r>
      </w:ins>
      <w:r>
        <w:rPr>
          <w:rFonts w:ascii="Arial" w:hAnsi="Arial" w:eastAsia="Arial" w:cs="Arial"/>
          <w:color w:val="000000"/>
          <w:sz w:val="24"/>
          <w:szCs w:val="24"/>
        </w:rPr>
        <w:t xml:space="preserve">, </w:t>
      </w:r>
      <w:ins w:id="15" w:author="Moises Batista" w:date="2018-09-24T23:23:00Z">
        <w:r>
          <w:rPr>
            <w:rFonts w:ascii="Arial" w:hAnsi="Arial" w:eastAsia="Arial" w:cs="Arial"/>
            <w:color w:val="000000"/>
            <w:sz w:val="24"/>
            <w:szCs w:val="24"/>
          </w:rPr>
          <w:t>formul</w:t>
        </w:r>
      </w:ins>
      <w:r>
        <w:rPr>
          <w:rFonts w:ascii="Arial" w:hAnsi="Arial" w:eastAsia="Arial" w:cs="Arial"/>
          <w:color w:val="000000"/>
          <w:sz w:val="24"/>
          <w:szCs w:val="24"/>
        </w:rPr>
        <w:t xml:space="preserve">ada </w:t>
      </w:r>
      <w:ins w:id="16" w:author="Moises Batista" w:date="2018-09-24T23:26:15Z">
        <w:r>
          <w:rPr>
            <w:rFonts w:ascii="Arial" w:hAnsi="Arial" w:eastAsia="Arial" w:cs="Arial"/>
            <w:color w:val="000000"/>
            <w:sz w:val="24"/>
            <w:szCs w:val="24"/>
          </w:rPr>
          <w:t>a partir dos estudos da Linguística Sistêmico-Funcional (SFL), de Halliday (1996)</w:t>
        </w:r>
      </w:ins>
      <w:r>
        <w:rPr>
          <w:rFonts w:ascii="Arial" w:hAnsi="Arial" w:eastAsia="Arial" w:cs="Arial"/>
          <w:color w:val="000000"/>
          <w:sz w:val="24"/>
          <w:szCs w:val="24"/>
        </w:rPr>
        <w:t xml:space="preserve"> </w:t>
      </w:r>
      <w:ins w:id="17" w:author="Moises Batista" w:date="2018-09-24T23:27:03Z">
        <w:r>
          <w:rPr>
            <w:rFonts w:ascii="Arial" w:hAnsi="Arial" w:eastAsia="Arial" w:cs="Arial"/>
            <w:color w:val="000000"/>
            <w:sz w:val="24"/>
            <w:szCs w:val="24"/>
          </w:rPr>
          <w:t xml:space="preserve">e dos estudos de </w:t>
        </w:r>
      </w:ins>
      <w:r>
        <w:rPr>
          <w:rFonts w:ascii="Arial" w:hAnsi="Arial" w:eastAsia="Arial" w:cs="Arial"/>
          <w:color w:val="000000"/>
          <w:sz w:val="24"/>
          <w:szCs w:val="24"/>
          <w:shd w:val="clear" w:fill="auto"/>
        </w:rPr>
        <w:t xml:space="preserve">Almeida (2009) </w:t>
      </w:r>
      <w:ins w:id="18" w:author="Moises Batista" w:date="2018-09-24T23:27:26Z">
        <w:r>
          <w:rPr>
            <w:rFonts w:ascii="Arial" w:hAnsi="Arial" w:eastAsia="Arial" w:cs="Arial"/>
            <w:color w:val="000000"/>
            <w:sz w:val="24"/>
            <w:szCs w:val="24"/>
            <w:shd w:val="clear" w:fill="auto"/>
          </w:rPr>
          <w:t xml:space="preserve">e </w:t>
        </w:r>
      </w:ins>
      <w:r>
        <w:rPr>
          <w:rFonts w:ascii="Arial" w:hAnsi="Arial" w:eastAsia="Arial" w:cs="Arial"/>
          <w:color w:val="000000"/>
          <w:sz w:val="24"/>
          <w:szCs w:val="24"/>
        </w:rPr>
        <w:t>Dionísio (2005/2006)</w:t>
      </w:r>
      <w:ins w:id="19" w:author="Moises Batista" w:date="2018-09-24T23:28:08Z">
        <w:r>
          <w:rPr>
            <w:rFonts w:ascii="Arial" w:hAnsi="Arial" w:eastAsia="Arial" w:cs="Arial"/>
            <w:color w:val="000000"/>
            <w:sz w:val="24"/>
            <w:szCs w:val="24"/>
          </w:rPr>
          <w:t>.</w:t>
        </w:r>
      </w:ins>
      <w:r>
        <w:rPr>
          <w:rFonts w:ascii="Arial" w:hAnsi="Arial" w:eastAsia="Arial" w:cs="Arial"/>
          <w:color w:val="000000"/>
          <w:sz w:val="24"/>
          <w:szCs w:val="24"/>
        </w:rPr>
        <w:t xml:space="preserve"> Para alcançarmos o objetivo geral, buscamos observar de que modo a imagem presente nesse encarte aborda as metafunções representacional, interativa e composicional.</w:t>
      </w:r>
    </w:p>
    <w:p>
      <w:pPr>
        <w:spacing w:line="360" w:lineRule="auto"/>
        <w:ind w:right="-167"/>
        <w:contextualSpacing w:val="0"/>
        <w:jc w:val="both"/>
        <w:rPr>
          <w:rFonts w:ascii="Arial" w:hAnsi="Arial" w:eastAsia="Arial" w:cs="Arial"/>
          <w:color w:val="000000"/>
          <w:sz w:val="24"/>
          <w:szCs w:val="24"/>
        </w:rPr>
      </w:pPr>
      <w:r>
        <w:rPr>
          <w:rFonts w:ascii="Arial" w:hAnsi="Arial" w:eastAsia="Arial" w:cs="Arial"/>
          <w:b/>
          <w:color w:val="000000"/>
          <w:sz w:val="24"/>
          <w:szCs w:val="24"/>
        </w:rPr>
        <w:t>Palavras-chave</w:t>
      </w:r>
      <w:r>
        <w:rPr>
          <w:rFonts w:ascii="Arial" w:hAnsi="Arial" w:eastAsia="Arial" w:cs="Arial"/>
          <w:color w:val="000000"/>
          <w:sz w:val="24"/>
          <w:szCs w:val="24"/>
        </w:rPr>
        <w:t>: Gramática do Design Visual. Multimodalidade. Encarte.</w:t>
      </w:r>
    </w:p>
    <w:p>
      <w:pPr>
        <w:spacing w:line="240" w:lineRule="auto"/>
        <w:ind w:right="-167"/>
        <w:contextualSpacing w:val="0"/>
        <w:jc w:val="both"/>
        <w:rPr>
          <w:rFonts w:ascii="Arial" w:hAnsi="Arial" w:eastAsia="Arial" w:cs="Arial"/>
          <w:color w:val="000000"/>
          <w:sz w:val="24"/>
          <w:szCs w:val="24"/>
        </w:rPr>
      </w:pPr>
    </w:p>
    <w:p>
      <w:pPr>
        <w:spacing w:line="360" w:lineRule="auto"/>
        <w:contextualSpacing w:val="0"/>
        <w:jc w:val="both"/>
        <w:rPr>
          <w:rFonts w:ascii="Arial" w:hAnsi="Arial" w:eastAsia="Arial" w:cs="Arial"/>
          <w:b/>
          <w:color w:val="000000"/>
          <w:sz w:val="24"/>
          <w:szCs w:val="24"/>
        </w:rPr>
      </w:pPr>
      <w:r>
        <w:rPr>
          <w:rFonts w:ascii="Arial" w:hAnsi="Arial" w:eastAsia="Arial" w:cs="Arial"/>
          <w:b/>
          <w:color w:val="000000"/>
          <w:sz w:val="24"/>
          <w:szCs w:val="24"/>
        </w:rPr>
        <w:t>1 INTRODUÇÃO</w:t>
      </w:r>
    </w:p>
    <w:p>
      <w:pPr>
        <w:spacing w:after="0" w:line="360" w:lineRule="auto"/>
        <w:ind w:right="-167"/>
        <w:contextualSpacing w:val="0"/>
        <w:jc w:val="both"/>
        <w:rPr>
          <w:rFonts w:ascii="Arial" w:hAnsi="Arial" w:eastAsia="Arial" w:cs="Arial"/>
          <w:color w:val="000000"/>
          <w:sz w:val="24"/>
          <w:szCs w:val="24"/>
        </w:rPr>
      </w:pPr>
    </w:p>
    <w:p>
      <w:pPr>
        <w:spacing w:after="0" w:line="360" w:lineRule="auto"/>
        <w:ind w:right="-167" w:firstLine="700"/>
        <w:contextualSpacing w:val="0"/>
        <w:jc w:val="both"/>
        <w:rPr>
          <w:rFonts w:ascii="Arial" w:hAnsi="Arial" w:eastAsia="Arial" w:cs="Arial"/>
          <w:color w:val="000000"/>
          <w:sz w:val="24"/>
          <w:szCs w:val="24"/>
        </w:rPr>
      </w:pPr>
      <w:r>
        <w:rPr>
          <w:rFonts w:ascii="Arial" w:hAnsi="Arial" w:eastAsia="Arial" w:cs="Arial"/>
          <w:color w:val="000000"/>
          <w:sz w:val="24"/>
          <w:szCs w:val="24"/>
        </w:rPr>
        <w:t>No mundo em que vivemos, a questão do capitalismo exige das empresas, principalmente dos supermercados, algo que estimule o interesse e, consequentemente, a compra dos produtos que estão sendo ofertados nos seus estabelecimentos. Assim, umas das formas de chamar a atenção dos seus clientes é a divulgação dos produtos por meio de vários gêneros textuais. Partindo desta realidade, o presente trabalho estará focando em um destes gêneros - o encarte de uma grande rede de supermercado no município de Mossoró-RN, para analisar sua multimodalidade a partir da Gramática do Design Visual.</w:t>
      </w:r>
    </w:p>
    <w:p>
      <w:pPr>
        <w:spacing w:after="0" w:line="360" w:lineRule="auto"/>
        <w:ind w:right="-167" w:firstLine="700"/>
        <w:contextualSpacing w:val="0"/>
        <w:jc w:val="both"/>
        <w:rPr>
          <w:rFonts w:ascii="Arial" w:hAnsi="Arial" w:eastAsia="Arial" w:cs="Arial"/>
          <w:color w:val="000000"/>
          <w:sz w:val="24"/>
          <w:szCs w:val="24"/>
        </w:rPr>
      </w:pPr>
      <w:r>
        <w:rPr>
          <w:rFonts w:ascii="Arial" w:hAnsi="Arial" w:eastAsia="Arial" w:cs="Arial"/>
          <w:color w:val="000000"/>
          <w:sz w:val="24"/>
          <w:szCs w:val="24"/>
        </w:rPr>
        <w:t xml:space="preserve">Assim, partindo da problematização: </w:t>
      </w:r>
      <w:ins w:id="20" w:author="Moises Batista" w:date="2018-09-24T23:31:22Z">
        <w:r>
          <w:rPr>
            <w:rFonts w:ascii="Arial" w:hAnsi="Arial" w:eastAsia="Arial" w:cs="Arial"/>
            <w:color w:val="000000"/>
            <w:sz w:val="24"/>
            <w:szCs w:val="24"/>
          </w:rPr>
          <w:t>n</w:t>
        </w:r>
      </w:ins>
      <w:r>
        <w:rPr>
          <w:rFonts w:ascii="Arial" w:hAnsi="Arial" w:eastAsia="Arial" w:cs="Arial"/>
          <w:color w:val="000000"/>
          <w:sz w:val="24"/>
          <w:szCs w:val="24"/>
        </w:rPr>
        <w:t xml:space="preserve">uma perspectiva multimodal, como o encarte do supermercado Cidade, Mossoró-RN é retratado com o intuito de atrair a atenção do público-alvo? </w:t>
      </w:r>
    </w:p>
    <w:p>
      <w:pPr>
        <w:spacing w:after="0" w:line="360" w:lineRule="auto"/>
        <w:ind w:right="-167" w:firstLine="700"/>
        <w:contextualSpacing w:val="0"/>
        <w:jc w:val="both"/>
        <w:rPr>
          <w:ins w:id="21" w:author="Moises Batista" w:date="2018-09-24T23:36:14Z"/>
          <w:rFonts w:ascii="Arial" w:hAnsi="Arial" w:eastAsia="Arial" w:cs="Arial"/>
          <w:color w:val="000000"/>
          <w:sz w:val="24"/>
          <w:szCs w:val="24"/>
        </w:rPr>
      </w:pPr>
      <w:ins w:id="22" w:author="Moises Batista" w:date="2018-09-24T23:33:39Z">
        <w:r>
          <w:rPr>
            <w:rFonts w:ascii="Arial" w:hAnsi="Arial" w:eastAsia="Arial" w:cs="Arial"/>
            <w:color w:val="000000"/>
            <w:sz w:val="24"/>
            <w:szCs w:val="24"/>
          </w:rPr>
          <w:t>O</w:t>
        </w:r>
      </w:ins>
      <w:r>
        <w:rPr>
          <w:rFonts w:ascii="Arial" w:hAnsi="Arial" w:eastAsia="Arial" w:cs="Arial"/>
          <w:color w:val="000000"/>
          <w:sz w:val="24"/>
          <w:szCs w:val="24"/>
        </w:rPr>
        <w:t xml:space="preserve"> artigo apresenta uma revisão bibliográfica que inclui as definições de gênero e multimodalidade</w:t>
      </w:r>
      <w:ins w:id="23" w:author="Moises Batista" w:date="2018-09-24T23:34:02Z">
        <w:r>
          <w:rPr>
            <w:rFonts w:ascii="Arial" w:hAnsi="Arial" w:eastAsia="Arial" w:cs="Arial"/>
            <w:color w:val="000000"/>
            <w:sz w:val="24"/>
            <w:szCs w:val="24"/>
          </w:rPr>
          <w:t>. E</w:t>
        </w:r>
      </w:ins>
      <w:r>
        <w:rPr>
          <w:rFonts w:ascii="Arial" w:hAnsi="Arial" w:eastAsia="Arial" w:cs="Arial"/>
          <w:color w:val="000000"/>
          <w:sz w:val="24"/>
          <w:szCs w:val="24"/>
        </w:rPr>
        <w:t>m seguida, é explicada a metodologia da pesquisa e, por fim, são descritos e analisados os dados obtidos. Destaca-se, assim, a importância dos trabalhos de Bakhtin (2011) com o noção de gênero, de Kress e Van Leeuwen (1996)</w:t>
      </w:r>
      <w:ins w:id="24" w:author="Moises Batista" w:date="2018-09-24T23:36:02Z">
        <w:r>
          <w:rPr>
            <w:rFonts w:ascii="Arial" w:hAnsi="Arial" w:eastAsia="Arial" w:cs="Arial"/>
            <w:color w:val="000000"/>
            <w:sz w:val="24"/>
            <w:szCs w:val="24"/>
          </w:rPr>
          <w:t>, de</w:t>
        </w:r>
      </w:ins>
      <w:r>
        <w:rPr>
          <w:rFonts w:ascii="Arial" w:hAnsi="Arial" w:eastAsia="Arial" w:cs="Arial"/>
          <w:color w:val="000000"/>
          <w:sz w:val="24"/>
          <w:szCs w:val="24"/>
        </w:rPr>
        <w:t xml:space="preserve"> Almeida (2009) e Dionísio (2005/ 2006) com a multimodalidade. </w:t>
      </w:r>
    </w:p>
    <w:p>
      <w:pPr>
        <w:spacing w:after="0" w:line="360" w:lineRule="auto"/>
        <w:ind w:right="-167" w:firstLine="700"/>
        <w:contextualSpacing w:val="0"/>
        <w:jc w:val="both"/>
        <w:rPr>
          <w:rFonts w:ascii="Arial" w:hAnsi="Arial" w:eastAsia="Arial" w:cs="Arial"/>
          <w:color w:val="000000"/>
          <w:sz w:val="24"/>
          <w:szCs w:val="24"/>
        </w:rPr>
      </w:pPr>
      <w:ins w:id="25" w:author="Moises Batista" w:date="2018-09-24T23:36:14Z">
        <w:r>
          <w:rPr>
            <w:rFonts w:ascii="Arial" w:hAnsi="Arial" w:eastAsia="Arial" w:cs="Arial"/>
            <w:color w:val="000000"/>
            <w:sz w:val="24"/>
            <w:szCs w:val="24"/>
          </w:rPr>
          <w:t>Com este trabalho, p</w:t>
        </w:r>
      </w:ins>
      <w:r>
        <w:rPr>
          <w:rFonts w:ascii="Arial" w:hAnsi="Arial" w:eastAsia="Arial" w:cs="Arial"/>
          <w:color w:val="000000"/>
          <w:sz w:val="24"/>
          <w:szCs w:val="24"/>
        </w:rPr>
        <w:t>retende</w:t>
      </w:r>
      <w:ins w:id="26" w:author="Moises Batista" w:date="2018-09-24T23:36:45Z">
        <w:r>
          <w:rPr>
            <w:rFonts w:ascii="Arial" w:hAnsi="Arial" w:eastAsia="Arial" w:cs="Arial"/>
            <w:color w:val="000000"/>
            <w:sz w:val="24"/>
            <w:szCs w:val="24"/>
          </w:rPr>
          <w:t>mos</w:t>
        </w:r>
      </w:ins>
      <w:r>
        <w:rPr>
          <w:rFonts w:ascii="Arial" w:hAnsi="Arial" w:eastAsia="Arial" w:cs="Arial"/>
          <w:color w:val="000000"/>
          <w:sz w:val="24"/>
          <w:szCs w:val="24"/>
        </w:rPr>
        <w:t xml:space="preserve"> os seguintes objetivos:</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440"/>
        </w:tabs>
        <w:spacing w:before="0" w:after="0" w:line="360" w:lineRule="auto"/>
        <w:ind w:left="0" w:right="-167" w:firstLine="0"/>
        <w:contextualSpacing/>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Pr>
        <w:t>apresentar o gênero textual “encarte de supermercado” como meio para divulgação e venda dos produtos ofertados, a partir das metafunções.</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440"/>
        </w:tabs>
        <w:spacing w:before="0" w:after="0" w:line="360" w:lineRule="auto"/>
        <w:ind w:left="0" w:right="-167" w:firstLine="0"/>
        <w:contextualSpacing/>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Pr>
        <w:t>Conhecer a multimodalidade no gênero publicitário;</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440"/>
        </w:tabs>
        <w:spacing w:before="0" w:after="0" w:line="360" w:lineRule="auto"/>
        <w:ind w:left="0" w:right="-167" w:firstLine="0"/>
        <w:contextualSpacing/>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Pr>
        <w:t>abordar as metafunções da Gramática do Design visual;</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440"/>
        </w:tabs>
        <w:spacing w:before="0" w:after="0" w:line="360" w:lineRule="auto"/>
        <w:ind w:left="0" w:right="-167" w:firstLine="0"/>
        <w:contextualSpacing/>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Pr>
        <w:t>analisar criticamente a representação multimodal do encarte, a partir d</w:t>
      </w:r>
      <w:ins w:id="27" w:author="Moises Batista" w:date="2018-09-24T23:38:46Z">
        <w:r>
          <w:rPr>
            <w:rFonts w:ascii="Arial" w:hAnsi="Arial" w:eastAsia="Arial" w:cs="Arial"/>
            <w:b w:val="0"/>
            <w:i w:val="0"/>
            <w:smallCaps w:val="0"/>
            <w:strike w:val="0"/>
            <w:color w:val="000000"/>
            <w:sz w:val="24"/>
            <w:szCs w:val="24"/>
            <w:u w:val="none"/>
            <w:shd w:val="clear" w:fill="auto"/>
            <w:vertAlign w:val="baseline"/>
          </w:rPr>
          <w:t>ess</w:t>
        </w:r>
      </w:ins>
      <w:r>
        <w:rPr>
          <w:rFonts w:ascii="Arial" w:hAnsi="Arial" w:eastAsia="Arial" w:cs="Arial"/>
          <w:b w:val="0"/>
          <w:i w:val="0"/>
          <w:smallCaps w:val="0"/>
          <w:strike w:val="0"/>
          <w:color w:val="000000"/>
          <w:sz w:val="24"/>
          <w:szCs w:val="24"/>
          <w:u w:val="none"/>
          <w:shd w:val="clear" w:fill="auto"/>
          <w:vertAlign w:val="baseline"/>
        </w:rPr>
        <w:t>as metafunções</w:t>
      </w:r>
      <w:ins w:id="28" w:author="Moises Batista" w:date="2018-09-24T23:38:52Z">
        <w:r>
          <w:rPr>
            <w:rFonts w:ascii="Arial" w:hAnsi="Arial" w:eastAsia="Arial" w:cs="Arial"/>
            <w:b w:val="0"/>
            <w:i w:val="0"/>
            <w:smallCaps w:val="0"/>
            <w:strike w:val="0"/>
            <w:color w:val="000000"/>
            <w:sz w:val="24"/>
            <w:szCs w:val="24"/>
            <w:shd w:val="clear" w:fill="auto"/>
            <w:vertAlign w:val="baseline"/>
          </w:rPr>
          <w:t>.</w:t>
        </w:r>
      </w:ins>
    </w:p>
    <w:p>
      <w:pPr>
        <w:tabs>
          <w:tab w:val="left" w:pos="-440"/>
        </w:tabs>
        <w:spacing w:after="0" w:line="360" w:lineRule="auto"/>
        <w:ind w:right="-167"/>
        <w:contextualSpacing w:val="0"/>
        <w:jc w:val="both"/>
        <w:rPr>
          <w:rFonts w:ascii="Arial" w:hAnsi="Arial" w:eastAsia="Arial" w:cs="Arial"/>
          <w:b/>
          <w:color w:val="000000"/>
          <w:sz w:val="24"/>
          <w:szCs w:val="24"/>
        </w:rPr>
      </w:pPr>
    </w:p>
    <w:p>
      <w:pPr>
        <w:tabs>
          <w:tab w:val="left" w:pos="-440"/>
        </w:tabs>
        <w:spacing w:after="0" w:line="360" w:lineRule="auto"/>
        <w:ind w:right="-167"/>
        <w:contextualSpacing w:val="0"/>
        <w:jc w:val="both"/>
        <w:rPr>
          <w:rFonts w:ascii="Arial" w:hAnsi="Arial" w:eastAsia="Arial" w:cs="Arial"/>
          <w:b/>
          <w:color w:val="000000"/>
          <w:sz w:val="24"/>
          <w:szCs w:val="24"/>
        </w:rPr>
      </w:pPr>
      <w:r>
        <w:rPr>
          <w:rFonts w:ascii="Arial" w:hAnsi="Arial" w:eastAsia="Arial" w:cs="Arial"/>
          <w:b/>
          <w:color w:val="000000"/>
          <w:sz w:val="24"/>
          <w:szCs w:val="24"/>
        </w:rPr>
        <w:t xml:space="preserve">2 Gênero publicitário: Encarte de supermercado </w:t>
      </w:r>
    </w:p>
    <w:p>
      <w:pPr>
        <w:tabs>
          <w:tab w:val="left" w:pos="-440"/>
        </w:tabs>
        <w:spacing w:after="0" w:line="360" w:lineRule="auto"/>
        <w:ind w:right="-167"/>
        <w:contextualSpacing w:val="0"/>
        <w:jc w:val="both"/>
        <w:rPr>
          <w:rFonts w:ascii="Arial" w:hAnsi="Arial" w:eastAsia="Arial" w:cs="Arial"/>
          <w:b/>
          <w:color w:val="000000"/>
          <w:sz w:val="24"/>
          <w:szCs w:val="24"/>
        </w:rPr>
      </w:pPr>
    </w:p>
    <w:p>
      <w:pPr>
        <w:spacing w:after="0" w:line="360" w:lineRule="auto"/>
        <w:ind w:firstLine="567"/>
        <w:contextualSpacing w:val="0"/>
        <w:jc w:val="both"/>
        <w:rPr>
          <w:rFonts w:ascii="Arial" w:hAnsi="Arial" w:eastAsia="Arial" w:cs="Arial"/>
          <w:color w:val="000000"/>
          <w:sz w:val="24"/>
          <w:szCs w:val="24"/>
        </w:rPr>
      </w:pPr>
      <w:r>
        <w:rPr>
          <w:rFonts w:ascii="Arial" w:hAnsi="Arial" w:eastAsia="Arial" w:cs="Arial"/>
          <w:color w:val="000000"/>
          <w:sz w:val="24"/>
          <w:szCs w:val="24"/>
        </w:rPr>
        <w:t>O gênero textual é um dos meios de comunicação mais usual, por assim dizer, que facilita a interação entre os sujeitos, e que, a todo instante, novos mecanismos surgem para facilitar a atividade humana</w:t>
      </w:r>
      <w:ins w:id="29" w:author="Moises Batista" w:date="2018-09-24T23:39:42Z">
        <w:r>
          <w:rPr>
            <w:rFonts w:ascii="Arial" w:hAnsi="Arial" w:eastAsia="Arial" w:cs="Arial"/>
            <w:color w:val="000000"/>
            <w:sz w:val="24"/>
            <w:szCs w:val="24"/>
          </w:rPr>
          <w:t>. J</w:t>
        </w:r>
      </w:ins>
      <w:r>
        <w:rPr>
          <w:rFonts w:ascii="Arial" w:hAnsi="Arial" w:eastAsia="Arial" w:cs="Arial"/>
          <w:color w:val="000000"/>
          <w:sz w:val="24"/>
          <w:szCs w:val="24"/>
        </w:rPr>
        <w:t>á dizia Bakhtin (2011, p. 262) que:</w:t>
      </w:r>
    </w:p>
    <w:p>
      <w:pPr>
        <w:spacing w:after="0" w:line="360" w:lineRule="auto"/>
        <w:ind w:firstLine="567"/>
        <w:contextualSpacing w:val="0"/>
        <w:jc w:val="both"/>
        <w:rPr>
          <w:rFonts w:ascii="Arial" w:hAnsi="Arial" w:eastAsia="Arial" w:cs="Arial"/>
          <w:color w:val="000000"/>
          <w:sz w:val="24"/>
          <w:szCs w:val="24"/>
        </w:rPr>
      </w:pPr>
    </w:p>
    <w:p>
      <w:pPr>
        <w:spacing w:line="240" w:lineRule="auto"/>
        <w:ind w:left="2268" w:firstLine="0"/>
        <w:contextualSpacing w:val="0"/>
        <w:jc w:val="both"/>
        <w:rPr>
          <w:rFonts w:ascii="Arial" w:hAnsi="Arial" w:eastAsia="Arial" w:cs="Arial"/>
          <w:color w:val="000000"/>
        </w:rPr>
      </w:pPr>
      <w:r>
        <w:rPr>
          <w:rFonts w:ascii="Arial" w:hAnsi="Arial" w:eastAsia="Arial" w:cs="Arial"/>
          <w:color w:val="000000"/>
        </w:rPr>
        <w:t>A riqueza e a diversidade dos gêneros do discurso são infinitas porque são inesgotáveis as possibilidades da multiforme atividade humana e porque em cada campo dessa atividade é integral o repertório de gêneros do discurso que cresce e se diferencia à medida que se desenvolve e se complexifica em determinado campo.</w:t>
      </w:r>
    </w:p>
    <w:p>
      <w:pPr>
        <w:spacing w:line="360" w:lineRule="auto"/>
        <w:ind w:left="2268"/>
        <w:contextualSpacing w:val="0"/>
        <w:jc w:val="both"/>
        <w:rPr>
          <w:rFonts w:ascii="Arial" w:hAnsi="Arial" w:eastAsia="Arial" w:cs="Arial"/>
          <w:color w:val="000000"/>
        </w:rPr>
      </w:pPr>
    </w:p>
    <w:p>
      <w:pPr>
        <w:spacing w:line="360" w:lineRule="auto"/>
        <w:ind w:firstLine="700"/>
        <w:contextualSpacing w:val="0"/>
        <w:jc w:val="both"/>
        <w:rPr>
          <w:rFonts w:ascii="Arial" w:hAnsi="Arial" w:eastAsia="Arial" w:cs="Arial"/>
          <w:color w:val="000000"/>
          <w:sz w:val="24"/>
          <w:szCs w:val="24"/>
        </w:rPr>
      </w:pPr>
      <w:r>
        <w:rPr>
          <w:rFonts w:ascii="Arial" w:hAnsi="Arial" w:eastAsia="Arial" w:cs="Arial"/>
          <w:color w:val="000000"/>
          <w:sz w:val="24"/>
          <w:szCs w:val="24"/>
        </w:rPr>
        <w:t>Nesse sentido, várias são as formas de interagir com o outro, seja através do diálogo, numa comunicação mais simples do cotidiano, ou através do gênero encarte, como se o supermercado quisesse dizer: “estamos com ofertas em determinados produtos, preços que cabem no seu bolso, com qualidade, que só encontrará aqui”. Além de outros me</w:t>
      </w:r>
      <w:ins w:id="30" w:author="Moises Batista" w:date="2018-09-24T23:40:46Z">
        <w:r>
          <w:rPr>
            <w:rFonts w:ascii="Arial" w:hAnsi="Arial" w:eastAsia="Arial" w:cs="Arial"/>
            <w:color w:val="000000"/>
            <w:sz w:val="24"/>
            <w:szCs w:val="24"/>
          </w:rPr>
          <w:t>io</w:t>
        </w:r>
      </w:ins>
      <w:r>
        <w:rPr>
          <w:rFonts w:ascii="Arial" w:hAnsi="Arial" w:eastAsia="Arial" w:cs="Arial"/>
          <w:color w:val="000000"/>
          <w:sz w:val="24"/>
          <w:szCs w:val="24"/>
        </w:rPr>
        <w:t>s de divulgação, o encarte tem um papel e finalidade importante que muito facilita na escolha dos produtos pelos clientes que buscam economizar. Daí a necessidade da publicidade em promover os produtos por meio do encarte, propagando a divulgação e venda dos produtos</w:t>
      </w:r>
      <w:ins w:id="31" w:author="Moises Batista" w:date="2018-09-24T23:41:25Z">
        <w:r>
          <w:rPr>
            <w:rFonts w:ascii="Arial" w:hAnsi="Arial" w:eastAsia="Arial" w:cs="Arial"/>
            <w:color w:val="000000"/>
            <w:sz w:val="24"/>
            <w:szCs w:val="24"/>
          </w:rPr>
          <w:t>,</w:t>
        </w:r>
      </w:ins>
      <w:r>
        <w:rPr>
          <w:rFonts w:ascii="Arial" w:hAnsi="Arial" w:eastAsia="Arial" w:cs="Arial"/>
          <w:color w:val="000000"/>
          <w:sz w:val="24"/>
          <w:szCs w:val="24"/>
        </w:rPr>
        <w:t xml:space="preserve"> utilizando-se de mecanismos que chamem a atenção do consumidor, como no gênero “encarte de supermercado” do Supermercado Cidade em comemoração ao mês dos pais, ano 2018. Vejamos o encarte:</w:t>
      </w:r>
    </w:p>
    <w:p>
      <w:pPr>
        <w:spacing w:after="0" w:line="360" w:lineRule="auto"/>
        <w:ind w:firstLine="567"/>
        <w:contextualSpacing w:val="0"/>
        <w:jc w:val="center"/>
        <w:rPr>
          <w:rFonts w:ascii="Arial" w:hAnsi="Arial" w:eastAsia="Arial" w:cs="Arial"/>
          <w:color w:val="000000"/>
          <w:sz w:val="24"/>
          <w:szCs w:val="24"/>
        </w:rPr>
      </w:pPr>
      <w:r>
        <w:rPr>
          <w:rFonts w:ascii="Arial" w:hAnsi="Arial" w:eastAsia="Arial" w:cs="Arial"/>
          <w:color w:val="000000"/>
          <w:sz w:val="24"/>
          <w:szCs w:val="24"/>
        </w:rPr>
        <w:drawing>
          <wp:inline distT="0" distB="0" distL="0" distR="0">
            <wp:extent cx="4060190" cy="2454910"/>
            <wp:effectExtent l="0" t="0" r="0" b="0"/>
            <wp:docPr id="1" name="image2.png" descr="/home/flavio/Imagens/recortada.pngrecortada"/>
            <wp:cNvGraphicFramePr/>
            <a:graphic xmlns:a="http://schemas.openxmlformats.org/drawingml/2006/main">
              <a:graphicData uri="http://schemas.openxmlformats.org/drawingml/2006/picture">
                <pic:pic xmlns:pic="http://schemas.openxmlformats.org/drawingml/2006/picture">
                  <pic:nvPicPr>
                    <pic:cNvPr id="1" name="image2.png" descr="/home/flavio/Imagens/recortada.pngrecortada"/>
                    <pic:cNvPicPr preferRelativeResize="0"/>
                  </pic:nvPicPr>
                  <pic:blipFill>
                    <a:blip r:embed="rId7"/>
                    <a:srcRect/>
                    <a:stretch>
                      <a:fillRect/>
                    </a:stretch>
                  </pic:blipFill>
                  <pic:spPr>
                    <a:xfrm>
                      <a:off x="0" y="0"/>
                      <a:ext cx="4060546" cy="2455384"/>
                    </a:xfrm>
                    <a:prstGeom prst="rect">
                      <a:avLst/>
                    </a:prstGeom>
                  </pic:spPr>
                </pic:pic>
              </a:graphicData>
            </a:graphic>
          </wp:inline>
        </w:drawing>
      </w:r>
    </w:p>
    <w:p>
      <w:pPr>
        <w:spacing w:after="0" w:line="360" w:lineRule="auto"/>
        <w:ind w:firstLine="567"/>
        <w:contextualSpacing w:val="0"/>
        <w:jc w:val="center"/>
        <w:rPr>
          <w:rFonts w:ascii="Arial" w:hAnsi="Arial" w:eastAsia="Arial" w:cs="Arial"/>
          <w:color w:val="000000"/>
          <w:sz w:val="20"/>
          <w:szCs w:val="20"/>
        </w:rPr>
      </w:pPr>
      <w:r>
        <w:rPr>
          <w:rFonts w:ascii="Arial" w:hAnsi="Arial" w:eastAsia="Arial" w:cs="Arial"/>
          <w:color w:val="000000"/>
          <w:sz w:val="20"/>
          <w:szCs w:val="20"/>
        </w:rPr>
        <w:t>Encarte do Supermercado Cidade, 2018.</w:t>
      </w:r>
    </w:p>
    <w:p>
      <w:pPr>
        <w:tabs>
          <w:tab w:val="left" w:pos="-440"/>
        </w:tabs>
        <w:spacing w:after="0" w:line="360" w:lineRule="auto"/>
        <w:ind w:right="-167" w:rightChars="-76"/>
        <w:jc w:val="center"/>
        <w:rPr>
          <w:rFonts w:hint="default" w:ascii="Arial" w:hAnsi="Arial" w:cs="Arial"/>
          <w:color w:val="000000"/>
          <w:sz w:val="24"/>
          <w:szCs w:val="24"/>
          <w:lang w:eastAsia="pt-BR"/>
        </w:rPr>
      </w:pPr>
    </w:p>
    <w:p>
      <w:pPr>
        <w:spacing w:after="0" w:line="360" w:lineRule="auto"/>
        <w:ind w:firstLine="567"/>
        <w:jc w:val="center"/>
        <w:rPr>
          <w:rFonts w:hint="default" w:ascii="Arial" w:hAnsi="Arial" w:cs="Arial"/>
          <w:color w:val="000000"/>
          <w:sz w:val="20"/>
          <w:szCs w:val="20"/>
        </w:rPr>
      </w:pPr>
      <w:r>
        <w:rPr>
          <w:rFonts w:hint="default" w:ascii="Arial" w:hAnsi="Arial" w:cs="Arial"/>
          <w:color w:val="000000"/>
          <w:sz w:val="20"/>
          <w:szCs w:val="20"/>
        </w:rPr>
        <w:drawing>
          <wp:inline distT="0" distB="0" distL="114300" distR="114300">
            <wp:extent cx="4263390" cy="2203450"/>
            <wp:effectExtent l="0" t="0" r="3810" b="6350"/>
            <wp:docPr id="3" name="Imagem 3" descr="Captura de tela de 2018-09-01 21-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aptura de tela de 2018-09-01 21-16-45"/>
                    <pic:cNvPicPr>
                      <a:picLocks noChangeAspect="1"/>
                    </pic:cNvPicPr>
                  </pic:nvPicPr>
                  <pic:blipFill>
                    <a:blip r:embed="rId8"/>
                    <a:stretch>
                      <a:fillRect/>
                    </a:stretch>
                  </pic:blipFill>
                  <pic:spPr>
                    <a:xfrm>
                      <a:off x="0" y="0"/>
                      <a:ext cx="4263390" cy="2203450"/>
                    </a:xfrm>
                    <a:prstGeom prst="rect">
                      <a:avLst/>
                    </a:prstGeom>
                  </pic:spPr>
                </pic:pic>
              </a:graphicData>
            </a:graphic>
          </wp:inline>
        </w:drawing>
      </w:r>
    </w:p>
    <w:p>
      <w:pPr>
        <w:spacing w:after="0" w:line="360" w:lineRule="auto"/>
        <w:ind w:firstLine="567"/>
        <w:jc w:val="center"/>
        <w:rPr>
          <w:rFonts w:hint="default" w:ascii="Arial" w:hAnsi="Arial" w:cs="Arial"/>
          <w:color w:val="000000"/>
          <w:sz w:val="20"/>
          <w:szCs w:val="20"/>
        </w:rPr>
      </w:pPr>
      <w:r>
        <w:rPr>
          <w:rFonts w:hint="default" w:ascii="Arial" w:hAnsi="Arial" w:cs="Arial"/>
          <w:color w:val="000000"/>
          <w:sz w:val="20"/>
          <w:szCs w:val="20"/>
        </w:rPr>
        <w:t>Encarte do Supermercado Cidade, mês de agosto, 2018.</w:t>
      </w:r>
    </w:p>
    <w:p>
      <w:pPr>
        <w:spacing w:after="0" w:line="360" w:lineRule="auto"/>
        <w:ind w:firstLine="567"/>
        <w:jc w:val="center"/>
        <w:rPr>
          <w:rFonts w:hint="default" w:ascii="Arial" w:hAnsi="Arial" w:cs="Arial"/>
          <w:color w:val="000000"/>
          <w:sz w:val="20"/>
          <w:szCs w:val="20"/>
        </w:rPr>
      </w:pPr>
    </w:p>
    <w:p>
      <w:pPr>
        <w:spacing w:after="0" w:line="360" w:lineRule="auto"/>
        <w:ind w:firstLine="567"/>
        <w:contextualSpacing w:val="0"/>
        <w:jc w:val="center"/>
        <w:rPr>
          <w:rFonts w:ascii="Arial" w:hAnsi="Arial" w:eastAsia="Arial" w:cs="Arial"/>
          <w:color w:val="000000"/>
          <w:sz w:val="20"/>
          <w:szCs w:val="20"/>
        </w:rPr>
      </w:pPr>
    </w:p>
    <w:p>
      <w:pPr>
        <w:spacing w:line="360" w:lineRule="auto"/>
        <w:ind w:firstLine="700"/>
        <w:contextualSpacing w:val="0"/>
        <w:jc w:val="both"/>
        <w:rPr>
          <w:rFonts w:ascii="Arial" w:hAnsi="Arial" w:eastAsia="Arial" w:cs="Arial"/>
          <w:color w:val="000000"/>
          <w:sz w:val="24"/>
          <w:szCs w:val="24"/>
        </w:rPr>
      </w:pPr>
      <w:r>
        <w:rPr>
          <w:rFonts w:ascii="Arial" w:hAnsi="Arial" w:eastAsia="Arial" w:cs="Arial"/>
          <w:color w:val="000000"/>
          <w:sz w:val="24"/>
          <w:szCs w:val="24"/>
        </w:rPr>
        <w:t xml:space="preserve">O gênero textual “encarte de supermercado” pertence à esfera publicitária conforme suas características e função, pois seu objetivo é a divulgação e venda de produtos em oferta direcionada ao seu público-alvo: o consumidor da sua área geográfica. Os elementos que compõem a estrutura do gênero como capa, as cores, textos, imagens, e a organização das páginas conforme o produto ofertado são </w:t>
      </w:r>
      <w:ins w:id="32" w:author="Moises Batista" w:date="2018-09-24T23:43:40Z">
        <w:r>
          <w:rPr>
            <w:rFonts w:ascii="Arial" w:hAnsi="Arial" w:eastAsia="Arial" w:cs="Arial"/>
            <w:color w:val="000000"/>
            <w:sz w:val="24"/>
            <w:szCs w:val="24"/>
          </w:rPr>
          <w:t xml:space="preserve">algumas das </w:t>
        </w:r>
      </w:ins>
      <w:r>
        <w:rPr>
          <w:rFonts w:ascii="Arial" w:hAnsi="Arial" w:eastAsia="Arial" w:cs="Arial"/>
          <w:color w:val="000000"/>
          <w:sz w:val="24"/>
          <w:szCs w:val="24"/>
        </w:rPr>
        <w:t>estratégias para facilitar</w:t>
      </w:r>
      <w:ins w:id="33" w:author="Moises Batista" w:date="2018-09-24T23:43:52Z">
        <w:r>
          <w:rPr>
            <w:rFonts w:ascii="Arial" w:hAnsi="Arial" w:eastAsia="Arial" w:cs="Arial"/>
            <w:color w:val="000000"/>
            <w:sz w:val="24"/>
            <w:szCs w:val="24"/>
          </w:rPr>
          <w:t>em</w:t>
        </w:r>
      </w:ins>
      <w:r>
        <w:rPr>
          <w:rFonts w:ascii="Arial" w:hAnsi="Arial" w:eastAsia="Arial" w:cs="Arial"/>
          <w:color w:val="000000"/>
          <w:sz w:val="24"/>
          <w:szCs w:val="24"/>
        </w:rPr>
        <w:t xml:space="preserve"> a identificação e venda do produto</w:t>
      </w:r>
      <w:ins w:id="34" w:author="Moises Batista" w:date="2018-09-24T23:44:09Z">
        <w:r>
          <w:rPr>
            <w:rFonts w:ascii="Arial" w:hAnsi="Arial" w:eastAsia="Arial" w:cs="Arial"/>
            <w:color w:val="000000"/>
            <w:sz w:val="24"/>
            <w:szCs w:val="24"/>
          </w:rPr>
          <w:t>. T</w:t>
        </w:r>
      </w:ins>
      <w:r>
        <w:rPr>
          <w:rFonts w:ascii="Arial" w:hAnsi="Arial" w:eastAsia="Arial" w:cs="Arial"/>
          <w:color w:val="000000"/>
          <w:sz w:val="24"/>
          <w:szCs w:val="24"/>
        </w:rPr>
        <w:t>ais escolhas desses elementos, com base na GDV, constitu</w:t>
      </w:r>
      <w:ins w:id="35" w:author="Moises Batista" w:date="2018-09-24T23:44:19Z">
        <w:r>
          <w:rPr>
            <w:rFonts w:ascii="Arial" w:hAnsi="Arial" w:eastAsia="Arial" w:cs="Arial"/>
            <w:color w:val="000000"/>
            <w:sz w:val="24"/>
            <w:szCs w:val="24"/>
          </w:rPr>
          <w:t>em-se</w:t>
        </w:r>
      </w:ins>
      <w:r>
        <w:rPr>
          <w:rFonts w:ascii="Arial" w:hAnsi="Arial" w:eastAsia="Arial" w:cs="Arial"/>
          <w:color w:val="000000"/>
          <w:sz w:val="24"/>
          <w:szCs w:val="24"/>
        </w:rPr>
        <w:t xml:space="preserve"> mecanismos para convencer e persuadir o consumidor a comprar os produtos, levando em consideração sua estrutura composicional, conteúdo temático, estilo, propósito comunicativo e público</w:t>
      </w:r>
      <w:ins w:id="36" w:author="Moises Batista" w:date="2018-09-24T23:44:31Z">
        <w:r>
          <w:rPr>
            <w:rFonts w:ascii="Arial" w:hAnsi="Arial" w:eastAsia="Arial" w:cs="Arial"/>
            <w:color w:val="000000"/>
            <w:sz w:val="24"/>
            <w:szCs w:val="24"/>
          </w:rPr>
          <w:t>-</w:t>
        </w:r>
      </w:ins>
      <w:r>
        <w:rPr>
          <w:rFonts w:ascii="Arial" w:hAnsi="Arial" w:eastAsia="Arial" w:cs="Arial"/>
          <w:color w:val="000000"/>
          <w:sz w:val="24"/>
          <w:szCs w:val="24"/>
        </w:rPr>
        <w:t>alvo.</w:t>
      </w:r>
    </w:p>
    <w:p>
      <w:pPr>
        <w:spacing w:line="360" w:lineRule="auto"/>
        <w:ind w:firstLine="567"/>
        <w:contextualSpacing w:val="0"/>
        <w:jc w:val="both"/>
        <w:rPr>
          <w:rFonts w:ascii="Arial" w:hAnsi="Arial" w:eastAsia="Arial" w:cs="Arial"/>
          <w:color w:val="000000"/>
          <w:sz w:val="24"/>
          <w:szCs w:val="24"/>
        </w:rPr>
      </w:pPr>
      <w:r>
        <w:rPr>
          <w:rFonts w:ascii="Arial" w:hAnsi="Arial" w:eastAsia="Arial" w:cs="Arial"/>
          <w:color w:val="000000"/>
          <w:sz w:val="24"/>
          <w:szCs w:val="24"/>
        </w:rPr>
        <w:t>O corpus em análise, portanto, é um gênero bastante utilizado pelos supermercados na divulgação de seus produtos, principalmente para os que estão em oferta, facilitando a compra e a procura por produtos com qualidades e que caibam no orçamento do consumidor. Para tanto, a análise será feita com base na GDV</w:t>
      </w:r>
      <w:ins w:id="37" w:author="Moises Batista" w:date="2018-09-24T23:45:19Z">
        <w:r>
          <w:rPr>
            <w:rFonts w:ascii="Arial" w:hAnsi="Arial" w:eastAsia="Arial" w:cs="Arial"/>
            <w:color w:val="000000"/>
            <w:sz w:val="24"/>
            <w:szCs w:val="24"/>
          </w:rPr>
          <w:t>,</w:t>
        </w:r>
      </w:ins>
      <w:r>
        <w:rPr>
          <w:rFonts w:ascii="Arial" w:hAnsi="Arial" w:eastAsia="Arial" w:cs="Arial"/>
          <w:color w:val="000000"/>
          <w:sz w:val="24"/>
          <w:szCs w:val="24"/>
        </w:rPr>
        <w:t xml:space="preserve"> de Krees e Van Leeuwen (1996) </w:t>
      </w:r>
      <w:ins w:id="38" w:author="Moises Batista" w:date="2018-09-24T23:45:33Z">
        <w:r>
          <w:rPr>
            <w:rFonts w:ascii="Arial" w:hAnsi="Arial" w:eastAsia="Arial" w:cs="Arial"/>
            <w:color w:val="000000"/>
            <w:sz w:val="24"/>
            <w:szCs w:val="24"/>
          </w:rPr>
          <w:t xml:space="preserve">e nas considerações </w:t>
        </w:r>
      </w:ins>
      <w:ins w:id="39" w:author="Moises Batista" w:date="2018-09-24T23:45:33Z">
        <w:r>
          <w:rPr>
            <w:rFonts w:ascii="Arial" w:hAnsi="Arial" w:eastAsia="Arial" w:cs="Arial"/>
            <w:color w:val="000000"/>
            <w:sz w:val="24"/>
            <w:szCs w:val="24"/>
            <w:shd w:val="clear" w:fill="auto"/>
          </w:rPr>
          <w:t xml:space="preserve"> de</w:t>
        </w:r>
      </w:ins>
      <w:r>
        <w:rPr>
          <w:rFonts w:ascii="Arial" w:hAnsi="Arial" w:eastAsia="Arial" w:cs="Arial"/>
          <w:color w:val="000000"/>
          <w:sz w:val="24"/>
          <w:szCs w:val="24"/>
          <w:shd w:val="clear" w:fill="auto"/>
        </w:rPr>
        <w:t xml:space="preserve"> Almeida (2009) </w:t>
      </w:r>
      <w:r>
        <w:rPr>
          <w:rFonts w:ascii="Arial" w:hAnsi="Arial" w:eastAsia="Arial" w:cs="Arial"/>
          <w:color w:val="000000"/>
          <w:sz w:val="24"/>
          <w:szCs w:val="24"/>
        </w:rPr>
        <w:t>buscando destacar a escolha dos elementos composiciona</w:t>
      </w:r>
      <w:ins w:id="40" w:author="Moises Batista" w:date="2018-09-24T23:45:49Z">
        <w:r>
          <w:rPr>
            <w:rFonts w:ascii="Arial" w:hAnsi="Arial" w:eastAsia="Arial" w:cs="Arial"/>
            <w:color w:val="000000"/>
            <w:sz w:val="24"/>
            <w:szCs w:val="24"/>
          </w:rPr>
          <w:t>is</w:t>
        </w:r>
      </w:ins>
      <w:r>
        <w:rPr>
          <w:rFonts w:ascii="Arial" w:hAnsi="Arial" w:eastAsia="Arial" w:cs="Arial"/>
          <w:color w:val="000000"/>
          <w:sz w:val="24"/>
          <w:szCs w:val="24"/>
        </w:rPr>
        <w:t xml:space="preserve"> do gênero “encarte de supermercado”.</w:t>
      </w:r>
    </w:p>
    <w:p>
      <w:pPr>
        <w:spacing w:line="360" w:lineRule="auto"/>
        <w:ind w:firstLine="567"/>
        <w:contextualSpacing w:val="0"/>
        <w:jc w:val="both"/>
        <w:rPr>
          <w:rFonts w:ascii="Arial" w:hAnsi="Arial" w:eastAsia="Arial" w:cs="Arial"/>
          <w:color w:val="000000"/>
          <w:sz w:val="24"/>
          <w:szCs w:val="24"/>
        </w:rPr>
      </w:pPr>
    </w:p>
    <w:p>
      <w:pPr>
        <w:spacing w:line="360" w:lineRule="auto"/>
        <w:ind w:left="0" w:firstLine="0"/>
        <w:contextualSpacing w:val="0"/>
        <w:jc w:val="both"/>
        <w:rPr>
          <w:rFonts w:ascii="Arial" w:hAnsi="Arial" w:eastAsia="Arial" w:cs="Arial"/>
          <w:b/>
          <w:color w:val="000000"/>
          <w:sz w:val="24"/>
          <w:szCs w:val="24"/>
        </w:rPr>
      </w:pPr>
      <w:r>
        <w:rPr>
          <w:rFonts w:ascii="Arial" w:hAnsi="Arial" w:eastAsia="Arial" w:cs="Arial"/>
          <w:b/>
          <w:color w:val="000000"/>
          <w:sz w:val="24"/>
          <w:szCs w:val="24"/>
        </w:rPr>
        <w:t>3 A multimodalidade no gênero publicitário: Encarte de supermercado</w:t>
      </w:r>
    </w:p>
    <w:p>
      <w:pPr>
        <w:tabs>
          <w:tab w:val="left" w:pos="-440"/>
        </w:tabs>
        <w:spacing w:after="0" w:line="360" w:lineRule="auto"/>
        <w:ind w:right="-167"/>
        <w:contextualSpacing w:val="0"/>
        <w:jc w:val="both"/>
        <w:rPr>
          <w:rFonts w:ascii="Arial" w:hAnsi="Arial" w:eastAsia="Arial" w:cs="Arial"/>
          <w:b/>
          <w:color w:val="000000"/>
          <w:sz w:val="24"/>
          <w:szCs w:val="24"/>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0"/>
        <w:contextualSpacing w:val="0"/>
        <w:jc w:val="both"/>
        <w:rPr>
          <w:rFonts w:ascii="Arial" w:hAnsi="Arial" w:eastAsia="Arial" w:cs="Arial"/>
          <w:b w:val="0"/>
          <w:i w:val="0"/>
          <w:smallCaps w:val="0"/>
          <w:strike w:val="0"/>
          <w:color w:val="000000"/>
          <w:sz w:val="21"/>
          <w:szCs w:val="21"/>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Pr>
        <w:t xml:space="preserve">A multimodalidade apresenta-se na maioria dos gêneros textuais (orais e escritos). Todos os recursos utilizados para chamar a atenção do leitor/ouvinte é uma característica multimodal. Ao falar, uma pessoa usa pelo menos dois desses aspectos, pois a pessoa gesticula, produz expressões faciais e corporais, emite sons, e assim sucessivamente. No texto escrito, acontece da mesma forma, o escritor utiliza recursos não verbais, letra maior, em destaque, para produzir um efeito de sentido. As cores são outro atrativo, sem esquecer as imagens, que muitas vezes, chamam mais atenção que as palavras. </w:t>
      </w:r>
    </w:p>
    <w:p>
      <w:pPr>
        <w:tabs>
          <w:tab w:val="left" w:pos="-440"/>
        </w:tabs>
        <w:spacing w:after="0" w:line="36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ab/>
      </w:r>
      <w:r>
        <w:rPr>
          <w:rFonts w:ascii="Arial" w:hAnsi="Arial" w:eastAsia="Arial" w:cs="Arial"/>
          <w:color w:val="000000"/>
          <w:sz w:val="24"/>
          <w:szCs w:val="24"/>
        </w:rPr>
        <w:t xml:space="preserve">O gênero encarte é </w:t>
      </w:r>
      <w:ins w:id="41" w:author="Moises Batista" w:date="2018-09-25T02:41:30Z">
        <w:r>
          <w:rPr>
            <w:rFonts w:ascii="Arial" w:hAnsi="Arial" w:eastAsia="Arial" w:cs="Arial"/>
            <w:color w:val="000000"/>
            <w:sz w:val="24"/>
            <w:szCs w:val="24"/>
          </w:rPr>
          <w:t xml:space="preserve">um </w:t>
        </w:r>
      </w:ins>
      <w:r>
        <w:rPr>
          <w:rFonts w:ascii="Arial" w:hAnsi="Arial" w:eastAsia="Arial" w:cs="Arial"/>
          <w:color w:val="000000"/>
          <w:sz w:val="24"/>
          <w:szCs w:val="24"/>
        </w:rPr>
        <w:t>texto multimodal, pois além da imagem e d</w:t>
      </w:r>
      <w:ins w:id="42" w:author="Moises Batista" w:date="2018-09-25T18:04:06Z">
        <w:r>
          <w:rPr>
            <w:rFonts w:ascii="Arial" w:hAnsi="Arial" w:eastAsia="Arial" w:cs="Arial"/>
            <w:color w:val="000000"/>
            <w:sz w:val="24"/>
            <w:szCs w:val="24"/>
          </w:rPr>
          <w:t>o texto escrito</w:t>
        </w:r>
      </w:ins>
      <w:r>
        <w:rPr>
          <w:rFonts w:ascii="Arial" w:hAnsi="Arial" w:eastAsia="Arial" w:cs="Arial"/>
          <w:color w:val="000000"/>
          <w:sz w:val="24"/>
          <w:szCs w:val="24"/>
        </w:rPr>
        <w:t>, há as cores presente</w:t>
      </w:r>
      <w:ins w:id="43" w:author="Moises Batista" w:date="2018-09-25T18:04:16Z">
        <w:r>
          <w:rPr>
            <w:rFonts w:ascii="Arial" w:hAnsi="Arial" w:eastAsia="Arial" w:cs="Arial"/>
            <w:color w:val="000000"/>
            <w:sz w:val="24"/>
            <w:szCs w:val="24"/>
          </w:rPr>
          <w:t>s</w:t>
        </w:r>
      </w:ins>
      <w:r>
        <w:rPr>
          <w:rFonts w:ascii="Arial" w:hAnsi="Arial" w:eastAsia="Arial" w:cs="Arial"/>
          <w:color w:val="000000"/>
          <w:sz w:val="24"/>
          <w:szCs w:val="24"/>
        </w:rPr>
        <w:t xml:space="preserve"> na capa. Além disso, o material publicitário utiliza outro recurso multimodal</w:t>
      </w:r>
      <w:ins w:id="44" w:author="Moises Batista" w:date="2018-09-25T18:04:30Z">
        <w:r>
          <w:rPr>
            <w:rFonts w:ascii="Arial" w:hAnsi="Arial" w:eastAsia="Arial" w:cs="Arial"/>
            <w:color w:val="000000"/>
            <w:sz w:val="24"/>
            <w:szCs w:val="24"/>
          </w:rPr>
          <w:t>:</w:t>
        </w:r>
      </w:ins>
      <w:r>
        <w:rPr>
          <w:rFonts w:ascii="Arial" w:hAnsi="Arial" w:eastAsia="Arial" w:cs="Arial"/>
          <w:color w:val="000000"/>
          <w:sz w:val="24"/>
          <w:szCs w:val="24"/>
        </w:rPr>
        <w:t xml:space="preserve"> cada seção possui tamanho diferenciado e cor distinta</w:t>
      </w:r>
      <w:r>
        <w:rPr>
          <w:rFonts w:ascii="Arial" w:hAnsi="Arial" w:eastAsia="Arial" w:cs="Arial"/>
          <w:color w:val="000000"/>
          <w:sz w:val="24"/>
          <w:szCs w:val="24"/>
        </w:rPr>
        <w:t>.</w:t>
      </w:r>
      <w:r>
        <w:rPr>
          <w:rStyle w:val="12"/>
          <w:rFonts w:ascii="Arial" w:hAnsi="Arial" w:eastAsia="Arial" w:cs="Arial"/>
          <w:color w:val="000000"/>
          <w:sz w:val="24"/>
          <w:szCs w:val="24"/>
        </w:rPr>
        <w:footnoteReference w:id="0"/>
      </w:r>
      <w:r>
        <w:rPr>
          <w:rFonts w:ascii="Arial" w:hAnsi="Arial" w:eastAsia="Arial" w:cs="Arial"/>
          <w:color w:val="000000"/>
          <w:sz w:val="24"/>
          <w:szCs w:val="24"/>
        </w:rPr>
        <w:t xml:space="preserve"> </w:t>
      </w:r>
    </w:p>
    <w:p>
      <w:pPr>
        <w:tabs>
          <w:tab w:val="left" w:pos="-440"/>
        </w:tabs>
        <w:spacing w:after="0" w:line="360" w:lineRule="auto"/>
        <w:ind w:right="-167"/>
        <w:contextualSpacing w:val="0"/>
        <w:jc w:val="both"/>
        <w:rPr>
          <w:rFonts w:ascii="Arial" w:hAnsi="Arial" w:eastAsia="Arial" w:cs="Arial"/>
          <w:color w:val="000000"/>
          <w:sz w:val="24"/>
          <w:szCs w:val="24"/>
        </w:rPr>
      </w:pPr>
    </w:p>
    <w:p>
      <w:pPr>
        <w:spacing w:line="240" w:lineRule="auto"/>
        <w:ind w:left="1760" w:firstLine="0"/>
        <w:contextualSpacing w:val="0"/>
        <w:jc w:val="both"/>
        <w:rPr>
          <w:rFonts w:ascii="Arial" w:hAnsi="Arial" w:eastAsia="Arial" w:cs="Arial"/>
          <w:color w:val="000000"/>
        </w:rPr>
      </w:pPr>
      <w:r>
        <w:rPr>
          <w:rFonts w:ascii="Arial" w:hAnsi="Arial" w:eastAsia="Arial" w:cs="Arial"/>
          <w:color w:val="000000"/>
        </w:rPr>
        <w:t xml:space="preserve">[..] O visual é hoje mais proeminente como forma de comunicação.[...] Não só a linguagem escrita está menos no centro dessa nova paisagem, e menos central como um meio de comunicação, a mudança está produzindo textos que são altamente multimodais. Um efeito dessa mudança está relacionado ao fato de que hoje é impossível ler textos de maneira eficiente considerando somente a linguagem escrita: ela existe como um elemento de representação, num texto que é sempre multimodal, e deve ser lido em conjunto com todos ou outros modos semióticos. (KRESS </w:t>
      </w:r>
      <w:ins w:id="45" w:author="Moises Batista" w:date="2018-09-25T18:06:02Z">
        <w:r>
          <w:rPr>
            <w:rFonts w:ascii="Arial" w:hAnsi="Arial" w:eastAsia="Arial" w:cs="Arial"/>
            <w:color w:val="000000"/>
          </w:rPr>
          <w:t>et</w:t>
        </w:r>
      </w:ins>
      <w:r>
        <w:rPr>
          <w:rFonts w:ascii="Arial" w:hAnsi="Arial" w:eastAsia="Arial" w:cs="Arial"/>
          <w:color w:val="000000"/>
        </w:rPr>
        <w:t xml:space="preserve"> AL, 1997, p. 257).</w:t>
      </w:r>
    </w:p>
    <w:p>
      <w:pPr>
        <w:spacing w:line="360" w:lineRule="auto"/>
        <w:contextualSpacing w:val="0"/>
        <w:jc w:val="both"/>
        <w:rPr>
          <w:rFonts w:ascii="Arial" w:hAnsi="Arial" w:eastAsia="Arial" w:cs="Arial"/>
          <w:color w:val="000000"/>
          <w:sz w:val="24"/>
          <w:szCs w:val="24"/>
        </w:rPr>
      </w:pPr>
    </w:p>
    <w:p>
      <w:pPr>
        <w:spacing w:line="360" w:lineRule="auto"/>
        <w:ind w:firstLine="700"/>
        <w:contextualSpacing w:val="0"/>
        <w:jc w:val="both"/>
        <w:rPr>
          <w:rFonts w:ascii="Arial" w:hAnsi="Arial" w:eastAsia="Arial" w:cs="Arial"/>
          <w:color w:val="000000"/>
        </w:rPr>
      </w:pPr>
      <w:r>
        <w:rPr>
          <w:rFonts w:ascii="Arial" w:hAnsi="Arial" w:eastAsia="Arial" w:cs="Arial"/>
          <w:color w:val="000000"/>
          <w:sz w:val="24"/>
          <w:szCs w:val="24"/>
        </w:rPr>
        <w:t>Segundo Dionísio (2005, p. 17)</w:t>
      </w:r>
      <w:ins w:id="46" w:author="Moises Batista" w:date="2018-09-25T18:06:55Z">
        <w:r>
          <w:rPr>
            <w:rFonts w:ascii="Arial" w:hAnsi="Arial" w:eastAsia="Arial" w:cs="Arial"/>
            <w:color w:val="000000"/>
            <w:sz w:val="24"/>
            <w:szCs w:val="24"/>
          </w:rPr>
          <w:t>,</w:t>
        </w:r>
      </w:ins>
      <w:r>
        <w:rPr>
          <w:rFonts w:ascii="Arial" w:hAnsi="Arial" w:eastAsia="Arial" w:cs="Arial"/>
          <w:color w:val="000000"/>
          <w:sz w:val="24"/>
          <w:szCs w:val="24"/>
        </w:rPr>
        <w:t xml:space="preserve"> multimodalidade discursiva é “como um traço constitutivo a todos os gêneros textuais escritos ou orais. Consequentemente, recursos visuais e verbais precisam ser vistos como um todo, no processamento dos gêneros textuais”</w:t>
      </w:r>
      <w:ins w:id="47" w:author="Moises Batista" w:date="2018-09-25T18:07:34Z">
        <w:r>
          <w:rPr>
            <w:rFonts w:ascii="Arial" w:hAnsi="Arial" w:eastAsia="Arial" w:cs="Arial"/>
            <w:color w:val="000000"/>
            <w:sz w:val="24"/>
            <w:szCs w:val="24"/>
          </w:rPr>
          <w:t>. P</w:t>
        </w:r>
      </w:ins>
      <w:r>
        <w:rPr>
          <w:rFonts w:ascii="Arial" w:hAnsi="Arial" w:eastAsia="Arial" w:cs="Arial"/>
          <w:color w:val="000000"/>
          <w:sz w:val="24"/>
          <w:szCs w:val="24"/>
        </w:rPr>
        <w:t>or serem estruturados através de imagens e cores, além de possuírem outros aspectos multimodais, os encartes chamam a atenção das pessoas. Dionísio (2005, p. 184) afirma</w:t>
      </w:r>
      <w:ins w:id="48" w:author="Moises Batista" w:date="2018-09-25T18:08:03Z">
        <w:r>
          <w:rPr>
            <w:rFonts w:ascii="Arial" w:hAnsi="Arial" w:eastAsia="Arial" w:cs="Arial"/>
            <w:color w:val="000000"/>
            <w:sz w:val="24"/>
            <w:szCs w:val="24"/>
          </w:rPr>
          <w:t xml:space="preserve"> que</w:t>
        </w:r>
      </w:ins>
      <w:r>
        <w:rPr>
          <w:rFonts w:ascii="Arial" w:hAnsi="Arial" w:eastAsia="Arial" w:cs="Arial"/>
          <w:color w:val="000000"/>
          <w:sz w:val="24"/>
          <w:szCs w:val="24"/>
        </w:rPr>
        <w:t xml:space="preserve"> “os recursos visuais e sonoros que acompanham o linguístico na atividade de fala são retextualizados na escrita”</w:t>
      </w:r>
      <w:ins w:id="49" w:author="Moises Batista" w:date="2018-09-25T18:08:11Z">
        <w:r>
          <w:rPr>
            <w:rFonts w:ascii="Arial" w:hAnsi="Arial" w:eastAsia="Arial" w:cs="Arial"/>
            <w:color w:val="000000"/>
            <w:sz w:val="24"/>
            <w:szCs w:val="24"/>
          </w:rPr>
          <w:t>,</w:t>
        </w:r>
      </w:ins>
      <w:r>
        <w:rPr>
          <w:rFonts w:ascii="Arial" w:hAnsi="Arial" w:eastAsia="Arial" w:cs="Arial"/>
          <w:color w:val="000000"/>
          <w:sz w:val="24"/>
          <w:szCs w:val="24"/>
        </w:rPr>
        <w:t xml:space="preserve"> como é o caso dos encarte de supermercado.</w:t>
      </w:r>
    </w:p>
    <w:p>
      <w:pPr>
        <w:spacing w:line="360" w:lineRule="auto"/>
        <w:ind w:firstLine="700"/>
        <w:contextualSpacing w:val="0"/>
        <w:jc w:val="both"/>
        <w:rPr>
          <w:rFonts w:ascii="Arial" w:hAnsi="Arial" w:eastAsia="Arial" w:cs="Arial"/>
          <w:color w:val="000000"/>
          <w:sz w:val="24"/>
          <w:szCs w:val="24"/>
        </w:rPr>
      </w:pPr>
      <w:r>
        <w:rPr>
          <w:rFonts w:ascii="Arial" w:hAnsi="Arial" w:eastAsia="Arial" w:cs="Arial"/>
          <w:color w:val="000000"/>
          <w:sz w:val="24"/>
          <w:szCs w:val="24"/>
        </w:rPr>
        <w:t>Dionísio (2005) argumenta que</w:t>
      </w:r>
      <w:ins w:id="50" w:author="Moises Batista" w:date="2018-09-25T18:08:46Z">
        <w:r>
          <w:rPr>
            <w:rFonts w:ascii="Arial" w:hAnsi="Arial" w:eastAsia="Arial" w:cs="Arial"/>
            <w:color w:val="000000"/>
            <w:sz w:val="24"/>
            <w:szCs w:val="24"/>
          </w:rPr>
          <w:t>,</w:t>
        </w:r>
      </w:ins>
      <w:r>
        <w:rPr>
          <w:rFonts w:ascii="Arial" w:hAnsi="Arial" w:eastAsia="Arial" w:cs="Arial"/>
          <w:color w:val="000000"/>
          <w:sz w:val="24"/>
          <w:szCs w:val="24"/>
        </w:rPr>
        <w:t xml:space="preserve"> com os avanços tecnológicos</w:t>
      </w:r>
      <w:ins w:id="51" w:author="Moises Batista" w:date="2018-09-25T18:08:48Z">
        <w:r>
          <w:rPr>
            <w:rFonts w:ascii="Arial" w:hAnsi="Arial" w:eastAsia="Arial" w:cs="Arial"/>
            <w:color w:val="000000"/>
            <w:sz w:val="24"/>
            <w:szCs w:val="24"/>
          </w:rPr>
          <w:t>,</w:t>
        </w:r>
      </w:ins>
      <w:r>
        <w:rPr>
          <w:rFonts w:ascii="Arial" w:hAnsi="Arial" w:eastAsia="Arial" w:cs="Arial"/>
          <w:color w:val="000000"/>
          <w:sz w:val="24"/>
          <w:szCs w:val="24"/>
        </w:rPr>
        <w:t xml:space="preserve"> novas formas de interação surgiram</w:t>
      </w:r>
      <w:ins w:id="52" w:author="Moises Batista" w:date="2018-09-25T18:09:16Z">
        <w:r>
          <w:rPr>
            <w:rFonts w:ascii="Arial" w:hAnsi="Arial" w:eastAsia="Arial" w:cs="Arial"/>
            <w:color w:val="000000"/>
            <w:sz w:val="24"/>
            <w:szCs w:val="24"/>
          </w:rPr>
          <w:t>. A</w:t>
        </w:r>
      </w:ins>
      <w:r>
        <w:rPr>
          <w:rFonts w:ascii="Arial" w:hAnsi="Arial" w:eastAsia="Arial" w:cs="Arial"/>
          <w:color w:val="000000"/>
          <w:sz w:val="24"/>
          <w:szCs w:val="24"/>
        </w:rPr>
        <w:t xml:space="preserve"> </w:t>
      </w:r>
      <w:ins w:id="53" w:author="Moises Batista" w:date="2018-09-25T18:09:20Z">
        <w:r>
          <w:rPr>
            <w:rFonts w:ascii="Arial" w:hAnsi="Arial" w:eastAsia="Arial" w:cs="Arial"/>
            <w:color w:val="000000"/>
            <w:sz w:val="24"/>
            <w:szCs w:val="24"/>
          </w:rPr>
          <w:t xml:space="preserve">autora que </w:t>
        </w:r>
      </w:ins>
      <w:r>
        <w:rPr>
          <w:rFonts w:ascii="Arial" w:hAnsi="Arial" w:eastAsia="Arial" w:cs="Arial"/>
          <w:color w:val="000000"/>
          <w:sz w:val="24"/>
          <w:szCs w:val="24"/>
        </w:rPr>
        <w:t xml:space="preserve">reforça: </w:t>
      </w:r>
    </w:p>
    <w:p>
      <w:pPr>
        <w:spacing w:line="360" w:lineRule="auto"/>
        <w:ind w:firstLine="700"/>
        <w:contextualSpacing w:val="0"/>
        <w:jc w:val="both"/>
        <w:rPr>
          <w:rFonts w:ascii="Arial" w:hAnsi="Arial" w:eastAsia="Arial" w:cs="Arial"/>
          <w:color w:val="000000"/>
          <w:sz w:val="20"/>
          <w:szCs w:val="20"/>
        </w:rPr>
      </w:pPr>
    </w:p>
    <w:p>
      <w:pPr>
        <w:spacing w:line="240" w:lineRule="auto"/>
        <w:ind w:left="1760" w:firstLine="0"/>
        <w:contextualSpacing w:val="0"/>
        <w:jc w:val="both"/>
        <w:rPr>
          <w:rFonts w:ascii="Arial" w:hAnsi="Arial" w:eastAsia="Arial" w:cs="Arial"/>
          <w:color w:val="000000"/>
        </w:rPr>
      </w:pPr>
      <w:r>
        <w:rPr>
          <w:rFonts w:ascii="Arial" w:hAnsi="Arial" w:eastAsia="Arial" w:cs="Arial"/>
          <w:color w:val="000000"/>
        </w:rPr>
        <w:t xml:space="preserve">Imagem e palavra mantêm uma relação cada vez mais próxima, cada vez mais integrada. Com o advento das novas tecnologias, com muita facilidade se criam novas imagens, novos </w:t>
      </w:r>
      <w:r>
        <w:rPr>
          <w:rFonts w:ascii="Arial" w:hAnsi="Arial" w:eastAsia="Arial" w:cs="Arial"/>
          <w:i/>
          <w:color w:val="000000"/>
        </w:rPr>
        <w:t>layouts</w:t>
      </w:r>
      <w:r>
        <w:rPr>
          <w:rFonts w:ascii="Arial" w:hAnsi="Arial" w:eastAsia="Arial" w:cs="Arial"/>
          <w:color w:val="000000"/>
        </w:rPr>
        <w:t xml:space="preserve">, bem como se divulgam tais criações para uma ampla audiência. Todos os recursos utilizados na construção dos gêneros textuais exercem uma função retórica na construção de sentidos dos textos. Cada vez mais se observa a combinação de material visual com a escrita: vivemos, sem dúvida, numa sociedade cada vez mais visual. (DIONÍSIO, 2006, P. 32) </w:t>
      </w:r>
    </w:p>
    <w:p>
      <w:pPr>
        <w:spacing w:line="360" w:lineRule="auto"/>
        <w:contextualSpacing w:val="0"/>
        <w:jc w:val="both"/>
        <w:rPr>
          <w:rFonts w:ascii="Arial" w:hAnsi="Arial" w:eastAsia="Arial" w:cs="Arial"/>
          <w:color w:val="000000"/>
        </w:rPr>
      </w:pPr>
    </w:p>
    <w:p>
      <w:pPr>
        <w:spacing w:line="360" w:lineRule="auto"/>
        <w:ind w:firstLine="700"/>
        <w:contextualSpacing w:val="0"/>
        <w:jc w:val="both"/>
        <w:rPr>
          <w:rFonts w:ascii="Arial" w:hAnsi="Arial" w:eastAsia="Arial" w:cs="Arial"/>
          <w:color w:val="000000"/>
          <w:sz w:val="24"/>
          <w:szCs w:val="24"/>
        </w:rPr>
      </w:pPr>
      <w:r>
        <w:rPr>
          <w:rFonts w:ascii="Arial" w:hAnsi="Arial" w:eastAsia="Arial" w:cs="Arial"/>
          <w:color w:val="000000"/>
          <w:sz w:val="24"/>
          <w:szCs w:val="24"/>
        </w:rPr>
        <w:t xml:space="preserve">O conceito de multimodalidade é bastante novo e  Kress e Van Leeuwen, </w:t>
      </w:r>
      <w:r>
        <w:rPr>
          <w:rFonts w:ascii="Arial" w:hAnsi="Arial" w:eastAsia="Arial" w:cs="Arial"/>
          <w:color w:val="000000"/>
          <w:sz w:val="24"/>
          <w:szCs w:val="24"/>
          <w:shd w:val="clear" w:fill="auto"/>
        </w:rPr>
        <w:t>conforme Almeida (2009)</w:t>
      </w:r>
      <w:ins w:id="54" w:author="Moises Batista" w:date="2018-09-25T18:11:06Z">
        <w:r>
          <w:rPr>
            <w:rFonts w:ascii="Arial" w:hAnsi="Arial" w:eastAsia="Arial" w:cs="Arial"/>
            <w:color w:val="000000"/>
            <w:sz w:val="24"/>
            <w:szCs w:val="24"/>
            <w:shd w:val="clear" w:fill="auto"/>
          </w:rPr>
          <w:t>,</w:t>
        </w:r>
      </w:ins>
      <w:r>
        <w:rPr>
          <w:rFonts w:ascii="Arial" w:hAnsi="Arial" w:eastAsia="Arial" w:cs="Arial"/>
          <w:color w:val="000000"/>
          <w:sz w:val="24"/>
          <w:szCs w:val="24"/>
        </w:rPr>
        <w:t xml:space="preserve"> postulam que </w:t>
      </w:r>
      <w:ins w:id="55" w:author="Moises Batista" w:date="2018-09-25T18:11:23Z">
        <w:r>
          <w:rPr>
            <w:rFonts w:ascii="Arial" w:hAnsi="Arial" w:eastAsia="Arial" w:cs="Arial"/>
            <w:color w:val="000000"/>
            <w:sz w:val="24"/>
            <w:szCs w:val="24"/>
          </w:rPr>
          <w:t xml:space="preserve">os textos </w:t>
        </w:r>
      </w:ins>
      <w:r>
        <w:rPr>
          <w:rFonts w:ascii="Arial" w:hAnsi="Arial" w:eastAsia="Arial" w:cs="Arial"/>
          <w:color w:val="000000"/>
          <w:sz w:val="24"/>
          <w:szCs w:val="24"/>
        </w:rPr>
        <w:t>são textos com múltiplas representações ou códigos semióticos que sozinhos e independentes possuem sistemas de significados.</w:t>
      </w:r>
    </w:p>
    <w:p>
      <w:pPr>
        <w:spacing w:line="360" w:lineRule="auto"/>
        <w:contextualSpacing w:val="0"/>
        <w:jc w:val="both"/>
        <w:rPr>
          <w:rFonts w:ascii="Arial" w:hAnsi="Arial" w:eastAsia="Arial" w:cs="Arial"/>
          <w:color w:val="000000"/>
          <w:sz w:val="24"/>
          <w:szCs w:val="24"/>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144" w:firstLine="0"/>
        <w:contextualSpacing w:val="0"/>
        <w:jc w:val="both"/>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Pr>
        <w:t>4 As metafunções da Gramática do Design Visual</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144" w:firstLine="0"/>
        <w:contextualSpacing w:val="0"/>
        <w:jc w:val="both"/>
        <w:rPr>
          <w:rFonts w:ascii="Arial" w:hAnsi="Arial" w:eastAsia="Arial" w:cs="Arial"/>
          <w:b/>
          <w:i w:val="0"/>
          <w:smallCaps w:val="0"/>
          <w:strike w:val="0"/>
          <w:color w:val="000000"/>
          <w:sz w:val="24"/>
          <w:szCs w:val="2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0"/>
        <w:contextualSpacing w:val="0"/>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Pr>
        <w:t>As metafunções sugeridas por Kress &amp; van Leeuwen (2006) corresponde</w:t>
      </w:r>
      <w:ins w:id="56" w:author="Moises Batista" w:date="2018-09-25T18:12:38Z">
        <w:r>
          <w:rPr>
            <w:rFonts w:ascii="Arial" w:hAnsi="Arial" w:eastAsia="Arial" w:cs="Arial"/>
            <w:b w:val="0"/>
            <w:i w:val="0"/>
            <w:smallCaps w:val="0"/>
            <w:strike w:val="0"/>
            <w:color w:val="000000"/>
            <w:sz w:val="24"/>
            <w:szCs w:val="24"/>
            <w:u w:val="none"/>
            <w:shd w:val="clear" w:fill="auto"/>
            <w:vertAlign w:val="baseline"/>
          </w:rPr>
          <w:t>m</w:t>
        </w:r>
      </w:ins>
      <w:r>
        <w:rPr>
          <w:rFonts w:ascii="Arial" w:hAnsi="Arial" w:eastAsia="Arial" w:cs="Arial"/>
          <w:b w:val="0"/>
          <w:i w:val="0"/>
          <w:smallCaps w:val="0"/>
          <w:strike w:val="0"/>
          <w:color w:val="000000"/>
          <w:sz w:val="24"/>
          <w:szCs w:val="24"/>
          <w:u w:val="none"/>
          <w:shd w:val="clear" w:fill="auto"/>
          <w:vertAlign w:val="baseline"/>
        </w:rPr>
        <w:t xml:space="preserve"> a uma adaptação das metafunções ideacional, interpessoal e textual do modelo de Halliday (1994). A relação entre os dois modelos teóricos </w:t>
      </w:r>
      <w:ins w:id="57" w:author="Moises Batista" w:date="2018-09-25T18:12:58Z">
        <w:r>
          <w:rPr>
            <w:rFonts w:ascii="Arial" w:hAnsi="Arial" w:eastAsia="Arial" w:cs="Arial"/>
            <w:b w:val="0"/>
            <w:i w:val="0"/>
            <w:smallCaps w:val="0"/>
            <w:strike w:val="0"/>
            <w:color w:val="000000"/>
            <w:sz w:val="24"/>
            <w:szCs w:val="24"/>
            <w:shd w:val="clear" w:fill="auto"/>
            <w:vertAlign w:val="baseline"/>
          </w:rPr>
          <w:t>é</w:t>
        </w:r>
      </w:ins>
      <w:r>
        <w:rPr>
          <w:rFonts w:ascii="Arial" w:hAnsi="Arial" w:eastAsia="Arial" w:cs="Arial"/>
          <w:b w:val="0"/>
          <w:i w:val="0"/>
          <w:smallCaps w:val="0"/>
          <w:strike w:val="0"/>
          <w:color w:val="000000"/>
          <w:sz w:val="24"/>
          <w:szCs w:val="24"/>
          <w:u w:val="none"/>
          <w:shd w:val="clear" w:fill="auto"/>
          <w:vertAlign w:val="baseline"/>
        </w:rPr>
        <w:t xml:space="preserve"> reproduzido abaixo no Quadro 1, retirado de Fernandes &amp; Almeida (2008, p. 12).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302" w:right="0" w:firstLine="0"/>
        <w:contextualSpacing w:val="0"/>
        <w:jc w:val="center"/>
        <w:rPr>
          <w:rFonts w:ascii="Arial" w:hAnsi="Arial" w:eastAsia="Arial" w:cs="Arial"/>
          <w:b w:val="0"/>
          <w:i w:val="0"/>
          <w:smallCaps w:val="0"/>
          <w:strike w:val="0"/>
          <w:color w:val="000000"/>
          <w:sz w:val="24"/>
          <w:szCs w:val="24"/>
          <w:u w:val="none"/>
          <w:shd w:val="clear" w:fill="auto"/>
          <w:vertAlign w:val="baseline"/>
        </w:rPr>
      </w:pPr>
      <w:ins w:id="58" w:author="Moises Batista" w:date="2018-09-25T18:13:38Z">
        <w:r>
          <w:rPr>
            <w:rFonts w:ascii="Arial" w:hAnsi="Arial" w:eastAsia="Arial" w:cs="Arial"/>
            <w:b w:val="0"/>
            <w:i w:val="0"/>
            <w:smallCaps w:val="0"/>
            <w:strike w:val="0"/>
            <w:color w:val="000000"/>
            <w:sz w:val="20"/>
            <w:szCs w:val="20"/>
            <w:shd w:val="clear" w:fill="auto"/>
            <w:vertAlign w:val="baseline"/>
          </w:rPr>
          <w:t>Quadro 1. As metafunções de Halliday e de Kress &amp; van Leeuwen.</w:t>
        </w:r>
      </w:ins>
    </w:p>
    <w:tbl>
      <w:tblPr>
        <w:tblStyle w:val="15"/>
        <w:tblW w:w="9109" w:type="dxa"/>
        <w:tblInd w:w="1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54"/>
        <w:gridCol w:w="2513"/>
        <w:gridCol w:w="46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60" w:hRule="atLeast"/>
        </w:trPr>
        <w:tc>
          <w:tcPr>
            <w:tcW w:w="1954"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360" w:lineRule="auto"/>
              <w:ind w:left="205" w:right="196" w:hanging="107"/>
              <w:contextualSpacing w:val="0"/>
              <w:jc w:val="center"/>
              <w:rPr>
                <w:rFonts w:ascii="Arial" w:hAnsi="Arial" w:eastAsia="Arial" w:cs="Arial"/>
                <w:b/>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Halliday</w:t>
            </w:r>
          </w:p>
        </w:tc>
        <w:tc>
          <w:tcPr>
            <w:tcW w:w="2513"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360" w:lineRule="auto"/>
              <w:ind w:left="105" w:right="103" w:hanging="107"/>
              <w:contextualSpacing w:val="0"/>
              <w:jc w:val="center"/>
              <w:rPr>
                <w:rFonts w:ascii="Arial" w:hAnsi="Arial" w:eastAsia="Arial" w:cs="Arial"/>
                <w:b/>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Kress e van Leeuwen</w:t>
            </w:r>
          </w:p>
        </w:tc>
        <w:tc>
          <w:tcPr>
            <w:tcW w:w="4642"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hanging="107"/>
              <w:contextualSpacing w:val="0"/>
              <w:jc w:val="left"/>
              <w:rPr>
                <w:rFonts w:ascii="Arial" w:hAnsi="Arial" w:eastAsia="Arial" w:cs="Arial"/>
                <w:b w:val="0"/>
                <w:i w:val="0"/>
                <w:smallCaps w:val="0"/>
                <w:strike w:val="0"/>
                <w:color w:val="000000"/>
                <w:sz w:val="20"/>
                <w:szCs w:val="20"/>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360" w:hRule="atLeast"/>
        </w:trPr>
        <w:tc>
          <w:tcPr>
            <w:tcW w:w="195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02" w:right="198" w:hanging="107"/>
              <w:contextualSpacing w:val="0"/>
              <w:jc w:val="center"/>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IDEACIONAL</w:t>
            </w:r>
          </w:p>
        </w:tc>
        <w:tc>
          <w:tcPr>
            <w:tcW w:w="251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5" w:right="103" w:hanging="107"/>
              <w:contextualSpacing w:val="0"/>
              <w:jc w:val="center"/>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REPRESENTACIONAL</w:t>
            </w:r>
          </w:p>
        </w:tc>
        <w:tc>
          <w:tcPr>
            <w:tcW w:w="4642" w:type="dxa"/>
            <w:tcBorders>
              <w:top w:val="single" w:color="000000" w:sz="4" w:space="0"/>
              <w:left w:val="single" w:color="000000" w:sz="4" w:space="0"/>
              <w:bottom w:val="single" w:color="000000" w:sz="4" w:space="0"/>
              <w:right w:val="single" w:color="000000" w:sz="4" w:space="0"/>
            </w:tcBorders>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6" w:right="100" w:firstLine="0"/>
              <w:contextualSpacing w:val="0"/>
              <w:jc w:val="both"/>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Responsável pelas estruturas que constroem visualmente a natureza dos eventos, objetos e participantes envolvidos, e as circunstâncias em que ocorrem. Indica em outras palavras, o que nos está sendo mostrado, o que se supõe esteja “ali”, o que está acontecendo, ou quais relações estão sendo construídas entre os elementos apresentados.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140" w:hRule="atLeast"/>
        </w:trPr>
        <w:tc>
          <w:tcPr>
            <w:tcW w:w="1954"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1" w:after="0" w:line="360" w:lineRule="auto"/>
              <w:ind w:left="205" w:right="198" w:hanging="107"/>
              <w:contextualSpacing w:val="0"/>
              <w:jc w:val="center"/>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INTERPESSOAL</w:t>
            </w:r>
          </w:p>
        </w:tc>
        <w:tc>
          <w:tcPr>
            <w:tcW w:w="2513"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1" w:after="0" w:line="360" w:lineRule="auto"/>
              <w:ind w:left="105" w:right="102" w:hanging="107"/>
              <w:contextualSpacing w:val="0"/>
              <w:jc w:val="center"/>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INTERATIVA</w:t>
            </w:r>
          </w:p>
        </w:tc>
        <w:tc>
          <w:tcPr>
            <w:tcW w:w="4642"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6" w:right="100" w:firstLine="0"/>
              <w:contextualSpacing w:val="0"/>
              <w:jc w:val="both"/>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Responsável pela relação entre os participantes, é analisada dentro da função denominada de função interativa (KRESS; VAN LEEUWEN, 2006), onde recursos visuais constroem “a natureza das relações de quem vê e o que é visto”.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380" w:hRule="atLeast"/>
        </w:trPr>
        <w:tc>
          <w:tcPr>
            <w:tcW w:w="1954"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02" w:right="198" w:hanging="107"/>
              <w:contextualSpacing w:val="0"/>
              <w:jc w:val="center"/>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TEXTUAL</w:t>
            </w:r>
          </w:p>
        </w:tc>
        <w:tc>
          <w:tcPr>
            <w:tcW w:w="2513"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5" w:right="102" w:hanging="107"/>
              <w:contextualSpacing w:val="0"/>
              <w:jc w:val="center"/>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COMPOSICIONAL</w:t>
            </w:r>
          </w:p>
        </w:tc>
        <w:tc>
          <w:tcPr>
            <w:tcW w:w="4642"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6" w:right="100" w:firstLine="0"/>
              <w:contextualSpacing w:val="0"/>
              <w:jc w:val="both"/>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Responsável pela estrutura e formato do texto, é realizada na função composicional na proposição para análise de imagens de Kress &amp; van Leeuwen, e se refere aos significados obtidos através da “distribuição do valor da informação ou ênfase relativa entre os elementos da imagem”.</w:t>
            </w:r>
          </w:p>
        </w:tc>
      </w:tr>
    </w:tbl>
    <w:p>
      <w:pPr>
        <w:spacing w:line="360" w:lineRule="auto"/>
        <w:ind w:left="302"/>
        <w:contextualSpacing w:val="0"/>
        <w:jc w:val="center"/>
        <w:rPr>
          <w:rFonts w:ascii="Arial" w:hAnsi="Arial" w:eastAsia="Arial" w:cs="Arial"/>
          <w:color w:val="000000"/>
          <w:sz w:val="20"/>
          <w:szCs w:val="20"/>
        </w:rPr>
      </w:pPr>
      <w:ins w:id="59" w:author="Moises Batista" w:date="2018-09-25T18:14:16Z">
        <w:r>
          <w:rPr>
            <w:rFonts w:ascii="Arial" w:hAnsi="Arial" w:eastAsia="Arial" w:cs="Arial"/>
            <w:b w:val="0"/>
            <w:i w:val="0"/>
            <w:smallCaps w:val="0"/>
            <w:strike w:val="0"/>
            <w:color w:val="000000"/>
            <w:sz w:val="20"/>
            <w:szCs w:val="20"/>
            <w:shd w:val="clear" w:fill="auto"/>
            <w:vertAlign w:val="baseline"/>
          </w:rPr>
          <w:t xml:space="preserve">Fonte: Fernandes e Almeida </w:t>
        </w:r>
      </w:ins>
      <w:r>
        <w:rPr>
          <w:rFonts w:ascii="Arial" w:hAnsi="Arial" w:eastAsia="Arial" w:cs="Arial"/>
          <w:color w:val="000000"/>
          <w:sz w:val="20"/>
          <w:szCs w:val="20"/>
        </w:rPr>
        <w:t xml:space="preserve"> </w:t>
      </w:r>
      <w:ins w:id="60" w:author="Moises Batista" w:date="2018-09-25T18:19:22Z">
        <w:r>
          <w:rPr>
            <w:rFonts w:ascii="Arial" w:hAnsi="Arial" w:eastAsia="Arial" w:cs="Arial"/>
            <w:color w:val="000000"/>
            <w:sz w:val="20"/>
            <w:szCs w:val="20"/>
          </w:rPr>
          <w:t>(</w:t>
        </w:r>
      </w:ins>
      <w:r>
        <w:rPr>
          <w:rFonts w:ascii="Arial" w:hAnsi="Arial" w:eastAsia="Arial" w:cs="Arial"/>
          <w:color w:val="000000"/>
          <w:sz w:val="20"/>
          <w:szCs w:val="20"/>
        </w:rPr>
        <w:t>2008, p.12)</w:t>
      </w:r>
    </w:p>
    <w:p>
      <w:pPr>
        <w:spacing w:line="360" w:lineRule="auto"/>
        <w:contextualSpacing w:val="0"/>
        <w:rPr>
          <w:rFonts w:ascii="Arial" w:hAnsi="Arial" w:eastAsia="Arial" w:cs="Arial"/>
          <w:color w:val="00000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360" w:lineRule="auto"/>
        <w:ind w:left="302" w:right="0" w:firstLine="1079"/>
        <w:contextualSpacing w:val="0"/>
        <w:jc w:val="both"/>
        <w:rPr>
          <w:rFonts w:ascii="Arial" w:hAnsi="Arial" w:eastAsia="Arial" w:cs="Arial"/>
          <w:b w:val="0"/>
          <w:i w:val="0"/>
          <w:smallCaps w:val="0"/>
          <w:strike w:val="0"/>
          <w:color w:val="000000"/>
          <w:sz w:val="24"/>
          <w:szCs w:val="24"/>
          <w:u w:val="none"/>
          <w:shd w:val="clear" w:fill="auto"/>
          <w:vertAlign w:val="baseline"/>
        </w:rPr>
      </w:pPr>
      <w:ins w:id="61" w:author="Moises Batista" w:date="2018-09-25T18:15:32Z">
        <w:r>
          <w:rPr>
            <w:rFonts w:ascii="Arial" w:hAnsi="Arial" w:eastAsia="Arial" w:cs="Arial"/>
            <w:color w:val="000000"/>
            <w:sz w:val="24"/>
            <w:szCs w:val="24"/>
          </w:rPr>
          <w:t>O</w:t>
        </w:r>
      </w:ins>
      <w:r>
        <w:rPr>
          <w:rFonts w:ascii="Arial" w:hAnsi="Arial" w:eastAsia="Arial" w:cs="Arial"/>
          <w:b w:val="0"/>
          <w:i w:val="0"/>
          <w:smallCaps w:val="0"/>
          <w:strike w:val="0"/>
          <w:color w:val="000000"/>
          <w:sz w:val="24"/>
          <w:szCs w:val="24"/>
          <w:u w:val="none"/>
          <w:shd w:val="clear" w:fill="auto"/>
          <w:vertAlign w:val="baseline"/>
        </w:rPr>
        <w:t xml:space="preserve"> quadro 2 mostra</w:t>
      </w:r>
      <w:ins w:id="62" w:author="Moises Batista" w:date="2018-09-25T18:15:41Z">
        <w:r>
          <w:rPr>
            <w:rFonts w:ascii="Arial" w:hAnsi="Arial" w:eastAsia="Arial" w:cs="Arial"/>
            <w:b w:val="0"/>
            <w:i w:val="0"/>
            <w:smallCaps w:val="0"/>
            <w:strike w:val="0"/>
            <w:color w:val="000000"/>
            <w:sz w:val="24"/>
            <w:szCs w:val="24"/>
            <w:u w:val="none"/>
            <w:shd w:val="clear" w:fill="auto"/>
            <w:vertAlign w:val="baseline"/>
          </w:rPr>
          <w:t>,</w:t>
        </w:r>
      </w:ins>
      <w:r>
        <w:rPr>
          <w:rFonts w:ascii="Arial" w:hAnsi="Arial" w:eastAsia="Arial" w:cs="Arial"/>
          <w:b w:val="0"/>
          <w:i w:val="0"/>
          <w:smallCaps w:val="0"/>
          <w:strike w:val="0"/>
          <w:color w:val="000000"/>
          <w:sz w:val="24"/>
          <w:szCs w:val="24"/>
          <w:u w:val="none"/>
          <w:shd w:val="clear" w:fill="auto"/>
          <w:vertAlign w:val="baseline"/>
        </w:rPr>
        <w:t xml:space="preserve"> de forma resumida</w:t>
      </w:r>
      <w:ins w:id="63" w:author="Moises Batista" w:date="2018-09-25T18:15:43Z">
        <w:r>
          <w:rPr>
            <w:rFonts w:ascii="Arial" w:hAnsi="Arial" w:eastAsia="Arial" w:cs="Arial"/>
            <w:b w:val="0"/>
            <w:i w:val="0"/>
            <w:smallCaps w:val="0"/>
            <w:strike w:val="0"/>
            <w:color w:val="000000"/>
            <w:sz w:val="24"/>
            <w:szCs w:val="24"/>
            <w:u w:val="none"/>
            <w:shd w:val="clear" w:fill="auto"/>
            <w:vertAlign w:val="baseline"/>
          </w:rPr>
          <w:t>,</w:t>
        </w:r>
      </w:ins>
      <w:r>
        <w:rPr>
          <w:rFonts w:ascii="Arial" w:hAnsi="Arial" w:eastAsia="Arial" w:cs="Arial"/>
          <w:b w:val="0"/>
          <w:i w:val="0"/>
          <w:smallCaps w:val="0"/>
          <w:strike w:val="0"/>
          <w:color w:val="000000"/>
          <w:sz w:val="24"/>
          <w:szCs w:val="24"/>
          <w:u w:val="none"/>
          <w:shd w:val="clear" w:fill="auto"/>
          <w:vertAlign w:val="baseline"/>
        </w:rPr>
        <w:t xml:space="preserve"> os principais conceitos tratados sobre as metafunções de Kress &amp; van Leeuwen, conforme Almeida (2009). Tal adaptação foi feita a partir do quadro elaborado por Petermann (2006 </w:t>
      </w:r>
      <w:r>
        <w:rPr>
          <w:rFonts w:ascii="Arial" w:hAnsi="Arial" w:eastAsia="Arial" w:cs="Arial"/>
          <w:b w:val="0"/>
          <w:i/>
          <w:smallCaps w:val="0"/>
          <w:strike w:val="0"/>
          <w:color w:val="000000"/>
          <w:sz w:val="24"/>
          <w:szCs w:val="24"/>
          <w:u w:val="none"/>
          <w:shd w:val="clear" w:fill="auto"/>
          <w:vertAlign w:val="baseline"/>
        </w:rPr>
        <w:t xml:space="preserve">apud </w:t>
      </w:r>
      <w:r>
        <w:rPr>
          <w:rFonts w:ascii="Arial" w:hAnsi="Arial" w:eastAsia="Arial" w:cs="Arial"/>
          <w:b w:val="0"/>
          <w:i w:val="0"/>
          <w:smallCaps w:val="0"/>
          <w:strike w:val="0"/>
          <w:color w:val="000000"/>
          <w:sz w:val="24"/>
          <w:szCs w:val="24"/>
          <w:u w:val="none"/>
          <w:shd w:val="clear" w:fill="auto"/>
          <w:vertAlign w:val="baseline"/>
        </w:rPr>
        <w:t>FERNANDES; ALMEIDA, 2008, p. 25):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218" w:right="-169" w:firstLine="0"/>
        <w:contextualSpacing w:val="0"/>
        <w:jc w:val="both"/>
        <w:rPr>
          <w:rFonts w:ascii="Arial" w:hAnsi="Arial" w:eastAsia="Arial" w:cs="Arial"/>
          <w:b w:val="0"/>
          <w:i w:val="0"/>
          <w:smallCaps w:val="0"/>
          <w:strike w:val="0"/>
          <w:color w:val="000000"/>
          <w:sz w:val="15"/>
          <w:szCs w:val="15"/>
          <w:u w:val="none"/>
          <w:shd w:val="clear" w:fill="auto"/>
          <w:vertAlign w:val="baseline"/>
        </w:rPr>
      </w:pPr>
      <w:ins w:id="64" w:author="Moises Batista" w:date="2018-09-25T18:17:53Z">
        <w:r>
          <w:rPr>
            <w:rFonts w:ascii="Arial" w:hAnsi="Arial" w:eastAsia="Arial" w:cs="Arial"/>
            <w:b w:val="0"/>
            <w:i w:val="0"/>
            <w:smallCaps w:val="0"/>
            <w:strike w:val="0"/>
            <w:color w:val="000000"/>
            <w:sz w:val="20"/>
            <w:szCs w:val="20"/>
            <w:shd w:val="clear" w:fill="auto"/>
            <w:vertAlign w:val="baseline"/>
          </w:rPr>
          <w:t xml:space="preserve">Quadro 2. Estrutura básica das metafunções representacional, interativa e composicional. </w:t>
        </w:r>
      </w:ins>
    </w:p>
    <w:tbl>
      <w:tblPr>
        <w:tblStyle w:val="16"/>
        <w:tblW w:w="9214" w:type="dxa"/>
        <w:tblInd w:w="1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07"/>
        <w:gridCol w:w="46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40" w:hRule="atLeast"/>
        </w:trPr>
        <w:tc>
          <w:tcPr>
            <w:tcW w:w="4607"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573" w:right="1297" w:firstLine="0"/>
              <w:contextualSpacing w:val="0"/>
              <w:jc w:val="center"/>
              <w:rPr>
                <w:rFonts w:ascii="Arial" w:hAnsi="Arial" w:eastAsia="Arial" w:cs="Arial"/>
                <w:b/>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PERSPECTIVA</w:t>
            </w:r>
          </w:p>
        </w:tc>
        <w:tc>
          <w:tcPr>
            <w:tcW w:w="4607"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511" w:right="0" w:firstLine="0"/>
              <w:contextualSpacing w:val="0"/>
              <w:jc w:val="left"/>
              <w:rPr>
                <w:rFonts w:ascii="Arial" w:hAnsi="Arial" w:eastAsia="Arial" w:cs="Arial"/>
                <w:b/>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EQUIVALÊNCIA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00" w:hRule="atLeast"/>
        </w:trPr>
        <w:tc>
          <w:tcPr>
            <w:tcW w:w="4607"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27" w:right="0" w:hanging="107"/>
              <w:contextualSpacing w:val="0"/>
              <w:jc w:val="both"/>
              <w:rPr>
                <w:rFonts w:ascii="Arial" w:hAnsi="Arial" w:eastAsia="Arial" w:cs="Arial"/>
                <w:b/>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FUNÇÃO REPRESENTACIONAL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27" w:right="108" w:hanging="107"/>
              <w:contextualSpacing w:val="0"/>
              <w:jc w:val="both"/>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Representação das experiências de mundo por meio da linguagem</w:t>
            </w:r>
          </w:p>
        </w:tc>
        <w:tc>
          <w:tcPr>
            <w:tcW w:w="4607"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1" w:right="108" w:hanging="107"/>
              <w:contextualSpacing w:val="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 xml:space="preserve">Estrutura narrativa: </w:t>
            </w:r>
            <w:r>
              <w:rPr>
                <w:rFonts w:ascii="Arial" w:hAnsi="Arial" w:eastAsia="Arial" w:cs="Arial"/>
                <w:b w:val="0"/>
                <w:i w:val="0"/>
                <w:smallCaps w:val="0"/>
                <w:strike w:val="0"/>
                <w:color w:val="000000"/>
                <w:sz w:val="20"/>
                <w:szCs w:val="20"/>
                <w:u w:val="none"/>
                <w:shd w:val="clear" w:fill="auto"/>
                <w:vertAlign w:val="baseline"/>
              </w:rPr>
              <w:t xml:space="preserve">Processo de ação, Processo de reação, Processo verbal, Processo mental; </w:t>
            </w:r>
            <w:r>
              <w:rPr>
                <w:rFonts w:ascii="Arial" w:hAnsi="Arial" w:eastAsia="Arial" w:cs="Arial"/>
                <w:b/>
                <w:i w:val="0"/>
                <w:smallCaps w:val="0"/>
                <w:strike w:val="0"/>
                <w:color w:val="000000"/>
                <w:sz w:val="20"/>
                <w:szCs w:val="20"/>
                <w:u w:val="none"/>
                <w:shd w:val="clear" w:fill="auto"/>
                <w:vertAlign w:val="baseline"/>
              </w:rPr>
              <w:t xml:space="preserve">Estrutura conceitual: </w:t>
            </w:r>
            <w:r>
              <w:rPr>
                <w:rFonts w:ascii="Arial" w:hAnsi="Arial" w:eastAsia="Arial" w:cs="Arial"/>
                <w:b w:val="0"/>
                <w:i w:val="0"/>
                <w:smallCaps w:val="0"/>
                <w:strike w:val="0"/>
                <w:color w:val="000000"/>
                <w:sz w:val="20"/>
                <w:szCs w:val="20"/>
                <w:u w:val="none"/>
                <w:shd w:val="clear" w:fill="auto"/>
                <w:vertAlign w:val="baseline"/>
              </w:rPr>
              <w:t>Processo classificacional, Processo analítico, Processo simbólico;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140" w:hRule="atLeast"/>
        </w:trPr>
        <w:tc>
          <w:tcPr>
            <w:tcW w:w="4607"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27" w:right="0" w:hanging="107"/>
              <w:contextualSpacing w:val="0"/>
              <w:jc w:val="both"/>
              <w:rPr>
                <w:rFonts w:ascii="Arial" w:hAnsi="Arial" w:eastAsia="Arial" w:cs="Arial"/>
                <w:b/>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FUNÇÃO INTERATIVA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27" w:right="0" w:hanging="107"/>
              <w:contextualSpacing w:val="0"/>
              <w:jc w:val="both"/>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Estratégias de aproximação/afastamento para com o leitor</w:t>
            </w:r>
          </w:p>
        </w:tc>
        <w:tc>
          <w:tcPr>
            <w:tcW w:w="4607"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1" w:right="0" w:hanging="107"/>
              <w:contextualSpacing w:val="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 xml:space="preserve">Contato: </w:t>
            </w:r>
            <w:r>
              <w:rPr>
                <w:rFonts w:ascii="Arial" w:hAnsi="Arial" w:eastAsia="Arial" w:cs="Arial"/>
                <w:b w:val="0"/>
                <w:i w:val="0"/>
                <w:smallCaps w:val="0"/>
                <w:strike w:val="0"/>
                <w:color w:val="000000"/>
                <w:sz w:val="20"/>
                <w:szCs w:val="20"/>
                <w:u w:val="none"/>
                <w:shd w:val="clear" w:fill="auto"/>
                <w:vertAlign w:val="baseline"/>
              </w:rPr>
              <w:t>(demanda ou oferta)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1" w:right="0" w:hanging="107"/>
              <w:contextualSpacing w:val="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 xml:space="preserve">Distância social: </w:t>
            </w:r>
            <w:r>
              <w:rPr>
                <w:rFonts w:ascii="Arial" w:hAnsi="Arial" w:eastAsia="Arial" w:cs="Arial"/>
                <w:b w:val="0"/>
                <w:i w:val="0"/>
                <w:smallCaps w:val="0"/>
                <w:strike w:val="0"/>
                <w:color w:val="000000"/>
                <w:sz w:val="20"/>
                <w:szCs w:val="20"/>
                <w:u w:val="none"/>
                <w:shd w:val="clear" w:fill="auto"/>
                <w:vertAlign w:val="baseline"/>
              </w:rPr>
              <w:t xml:space="preserve">(social, pessoal, íntimo) </w:t>
            </w:r>
            <w:r>
              <w:rPr>
                <w:rFonts w:ascii="Arial" w:hAnsi="Arial" w:eastAsia="Arial" w:cs="Arial"/>
                <w:b/>
                <w:i w:val="0"/>
                <w:smallCaps w:val="0"/>
                <w:strike w:val="0"/>
                <w:color w:val="000000"/>
                <w:sz w:val="20"/>
                <w:szCs w:val="20"/>
                <w:u w:val="none"/>
                <w:shd w:val="clear" w:fill="auto"/>
                <w:vertAlign w:val="baseline"/>
              </w:rPr>
              <w:t xml:space="preserve">Perspectiva: </w:t>
            </w:r>
            <w:r>
              <w:rPr>
                <w:rFonts w:ascii="Arial" w:hAnsi="Arial" w:eastAsia="Arial" w:cs="Arial"/>
                <w:b w:val="0"/>
                <w:i w:val="0"/>
                <w:smallCaps w:val="0"/>
                <w:strike w:val="0"/>
                <w:color w:val="000000"/>
                <w:sz w:val="20"/>
                <w:szCs w:val="20"/>
                <w:u w:val="none"/>
                <w:shd w:val="clear" w:fill="auto"/>
                <w:vertAlign w:val="baseline"/>
              </w:rPr>
              <w:t>ângulo horizontal (envolvimento) e vertical (poder)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1" w:right="0" w:hanging="107"/>
              <w:contextualSpacing w:val="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 xml:space="preserve">Modalidade: </w:t>
            </w:r>
            <w:r>
              <w:rPr>
                <w:rFonts w:ascii="Arial" w:hAnsi="Arial" w:eastAsia="Arial" w:cs="Arial"/>
                <w:b w:val="0"/>
                <w:i w:val="0"/>
                <w:smallCaps w:val="0"/>
                <w:strike w:val="0"/>
                <w:color w:val="000000"/>
                <w:sz w:val="20"/>
                <w:szCs w:val="20"/>
                <w:u w:val="none"/>
                <w:shd w:val="clear" w:fill="auto"/>
                <w:vertAlign w:val="baseline"/>
              </w:rPr>
              <w:t>(valor de verdade)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380" w:hRule="atLeast"/>
        </w:trPr>
        <w:tc>
          <w:tcPr>
            <w:tcW w:w="4607"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27" w:right="0" w:hanging="107"/>
              <w:contextualSpacing w:val="0"/>
              <w:jc w:val="both"/>
              <w:rPr>
                <w:rFonts w:ascii="Arial" w:hAnsi="Arial" w:eastAsia="Arial" w:cs="Arial"/>
                <w:b/>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FUNÇÃO COMPOSICIONAL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27" w:right="0" w:hanging="107"/>
              <w:contextualSpacing w:val="0"/>
              <w:jc w:val="both"/>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Pr>
              <w:t>Modos de organização do texto</w:t>
            </w:r>
          </w:p>
        </w:tc>
        <w:tc>
          <w:tcPr>
            <w:tcW w:w="4607"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040"/>
                <w:tab w:val="left" w:pos="2368"/>
                <w:tab w:val="left" w:pos="3501"/>
              </w:tabs>
              <w:spacing w:before="0" w:after="0" w:line="360" w:lineRule="auto"/>
              <w:ind w:left="301" w:right="98" w:hanging="107"/>
              <w:contextualSpacing w:val="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 xml:space="preserve">Valor informativo: </w:t>
            </w:r>
            <w:r>
              <w:rPr>
                <w:rFonts w:ascii="Arial" w:hAnsi="Arial" w:eastAsia="Arial" w:cs="Arial"/>
                <w:b w:val="0"/>
                <w:i w:val="0"/>
                <w:smallCaps w:val="0"/>
                <w:strike w:val="0"/>
                <w:color w:val="000000"/>
                <w:sz w:val="20"/>
                <w:szCs w:val="20"/>
                <w:u w:val="none"/>
                <w:shd w:val="clear" w:fill="auto"/>
                <w:vertAlign w:val="baseline"/>
              </w:rPr>
              <w:t>Ideal-Real, Dado-Novo, Centro-Margens;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1" w:right="0" w:hanging="107"/>
              <w:contextualSpacing w:val="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 xml:space="preserve">Saliência: </w:t>
            </w:r>
            <w:r>
              <w:rPr>
                <w:rFonts w:ascii="Arial" w:hAnsi="Arial" w:eastAsia="Arial" w:cs="Arial"/>
                <w:b w:val="0"/>
                <w:i w:val="0"/>
                <w:smallCaps w:val="0"/>
                <w:strike w:val="0"/>
                <w:color w:val="000000"/>
                <w:sz w:val="20"/>
                <w:szCs w:val="20"/>
                <w:u w:val="none"/>
                <w:shd w:val="clear" w:fill="auto"/>
                <w:vertAlign w:val="baseline"/>
              </w:rPr>
              <w:t>elementos mais salientes que definem o caminho de leitura;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1" w:right="0" w:hanging="107"/>
              <w:contextualSpacing w:val="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t xml:space="preserve">Estruturação: </w:t>
            </w:r>
            <w:r>
              <w:rPr>
                <w:rFonts w:ascii="Arial" w:hAnsi="Arial" w:eastAsia="Arial" w:cs="Arial"/>
                <w:b w:val="0"/>
                <w:i w:val="0"/>
                <w:smallCaps w:val="0"/>
                <w:strike w:val="0"/>
                <w:color w:val="000000"/>
                <w:sz w:val="20"/>
                <w:szCs w:val="20"/>
                <w:u w:val="none"/>
                <w:shd w:val="clear" w:fill="auto"/>
                <w:vertAlign w:val="baseline"/>
              </w:rPr>
              <w:t>o modo como os elementos estão conectados ou separados na imagem.</w:t>
            </w:r>
          </w:p>
        </w:tc>
      </w:tr>
    </w:tbl>
    <w:p>
      <w:pPr>
        <w:spacing w:line="360" w:lineRule="auto"/>
        <w:ind w:left="218" w:right="-169" w:firstLine="0"/>
        <w:contextualSpacing w:val="0"/>
        <w:jc w:val="both"/>
        <w:rPr>
          <w:rFonts w:ascii="Arial" w:hAnsi="Arial" w:eastAsia="Arial" w:cs="Arial"/>
          <w:b w:val="0"/>
          <w:i w:val="0"/>
          <w:smallCaps w:val="0"/>
          <w:strike w:val="0"/>
          <w:color w:val="000000"/>
          <w:sz w:val="20"/>
          <w:szCs w:val="20"/>
          <w:shd w:val="clear" w:fill="auto"/>
          <w:vertAlign w:val="baseline"/>
        </w:rPr>
      </w:pPr>
      <w:ins w:id="65" w:author="Moises Batista" w:date="2018-09-25T18:18:30Z">
        <w:r>
          <w:rPr>
            <w:rFonts w:ascii="Arial" w:hAnsi="Arial" w:eastAsia="Arial" w:cs="Arial"/>
            <w:b w:val="0"/>
            <w:i w:val="0"/>
            <w:smallCaps w:val="0"/>
            <w:strike w:val="0"/>
            <w:color w:val="000000"/>
            <w:sz w:val="20"/>
            <w:szCs w:val="20"/>
            <w:shd w:val="clear" w:fill="auto"/>
            <w:vertAlign w:val="baseline"/>
          </w:rPr>
          <w:t>Fonte: adaptado de Petermann (2006), apud Fernandes e Almeida (2008, p. 24)</w:t>
        </w:r>
      </w:ins>
    </w:p>
    <w:p>
      <w:pPr>
        <w:spacing w:line="360" w:lineRule="auto"/>
        <w:ind w:left="218" w:right="-169" w:firstLine="718" w:firstLineChars="0"/>
        <w:contextualSpacing w:val="0"/>
        <w:jc w:val="both"/>
        <w:rPr>
          <w:rFonts w:ascii="Arial" w:hAnsi="Arial" w:eastAsia="Arial" w:cs="Arial"/>
          <w:b w:val="0"/>
          <w:i w:val="0"/>
          <w:smallCaps w:val="0"/>
          <w:strike w:val="0"/>
          <w:color w:val="000000"/>
          <w:sz w:val="24"/>
          <w:szCs w:val="24"/>
          <w:shd w:val="clear" w:fill="auto"/>
          <w:vertAlign w:val="baseline"/>
        </w:rPr>
      </w:pPr>
      <w:r>
        <w:rPr>
          <w:rFonts w:ascii="Arial" w:hAnsi="Arial" w:eastAsia="Arial" w:cs="Arial"/>
          <w:b w:val="0"/>
          <w:i w:val="0"/>
          <w:smallCaps w:val="0"/>
          <w:strike w:val="0"/>
          <w:color w:val="000000"/>
          <w:sz w:val="24"/>
          <w:szCs w:val="24"/>
          <w:shd w:val="clear" w:fill="auto"/>
          <w:vertAlign w:val="baseline"/>
        </w:rPr>
        <w:t xml:space="preserve">Após a apresentação destes conceitos, lançaremos em seguida, um olhar sobre as metafunções estudadas acima estão presentes no corpus selecionado para o estudo desta pesquisa. </w:t>
      </w:r>
    </w:p>
    <w:p>
      <w:pPr>
        <w:tabs>
          <w:tab w:val="left" w:pos="-440"/>
        </w:tabs>
        <w:spacing w:after="0" w:line="360" w:lineRule="auto"/>
        <w:ind w:right="-167"/>
        <w:contextualSpacing w:val="0"/>
        <w:jc w:val="both"/>
        <w:rPr>
          <w:rFonts w:ascii="Arial" w:hAnsi="Arial" w:eastAsia="Arial" w:cs="Arial"/>
          <w:b/>
          <w:color w:val="000000"/>
          <w:sz w:val="24"/>
          <w:szCs w:val="24"/>
        </w:rPr>
      </w:pPr>
      <w:ins w:id="66" w:author="Moises Batista" w:date="2018-09-25T18:20:27Z">
        <w:r>
          <w:rPr>
            <w:rFonts w:ascii="Arial" w:hAnsi="Arial" w:eastAsia="Arial" w:cs="Arial"/>
            <w:b/>
            <w:color w:val="000000"/>
            <w:sz w:val="24"/>
            <w:szCs w:val="24"/>
          </w:rPr>
          <w:t>5</w:t>
        </w:r>
      </w:ins>
      <w:r>
        <w:rPr>
          <w:rFonts w:ascii="Arial" w:hAnsi="Arial" w:eastAsia="Arial" w:cs="Arial"/>
          <w:b/>
          <w:color w:val="000000"/>
          <w:sz w:val="24"/>
          <w:szCs w:val="24"/>
        </w:rPr>
        <w:t xml:space="preserve"> A análise multimodal de um encarte de supermercado </w:t>
      </w:r>
    </w:p>
    <w:p>
      <w:pPr>
        <w:tabs>
          <w:tab w:val="left" w:pos="-440"/>
        </w:tabs>
        <w:spacing w:after="0" w:line="360" w:lineRule="auto"/>
        <w:ind w:right="-167"/>
        <w:contextualSpacing w:val="0"/>
        <w:jc w:val="both"/>
        <w:rPr>
          <w:rFonts w:ascii="Arial" w:hAnsi="Arial" w:eastAsia="Arial" w:cs="Arial"/>
          <w:b/>
          <w:color w:val="000000"/>
        </w:rPr>
      </w:pPr>
      <w:ins w:id="67" w:author="Moises Batista" w:date="2018-09-25T18:23:18Z">
        <w:r>
          <w:rPr>
            <w:rFonts w:ascii="Arial" w:hAnsi="Arial" w:eastAsia="Arial" w:cs="Arial"/>
            <w:b/>
            <w:color w:val="000000"/>
            <w:sz w:val="22"/>
            <w:szCs w:val="22"/>
          </w:rPr>
          <w:t xml:space="preserve">Figura 1 - </w:t>
        </w:r>
      </w:ins>
      <w:ins w:id="68" w:author="Moises Batista" w:date="2018-09-25T18:23:18Z">
        <w:r>
          <w:rPr>
            <w:rFonts w:ascii="Arial" w:hAnsi="Arial" w:eastAsia="Arial" w:cs="Arial"/>
            <w:b w:val="0"/>
            <w:color w:val="000000"/>
            <w:sz w:val="22"/>
            <w:szCs w:val="22"/>
          </w:rPr>
          <w:t>Encarte do Supermercado Cidade.</w:t>
        </w:r>
      </w:ins>
    </w:p>
    <w:p>
      <w:pPr>
        <w:tabs>
          <w:tab w:val="left" w:pos="-440"/>
        </w:tabs>
        <w:spacing w:after="0" w:line="360" w:lineRule="auto"/>
        <w:ind w:right="-167"/>
        <w:contextualSpacing w:val="0"/>
        <w:jc w:val="center"/>
        <w:rPr>
          <w:rFonts w:ascii="Arial" w:hAnsi="Arial" w:eastAsia="Arial" w:cs="Arial"/>
          <w:color w:val="000000"/>
          <w:sz w:val="24"/>
          <w:szCs w:val="24"/>
        </w:rPr>
      </w:pPr>
      <w:bookmarkStart w:id="0" w:name="_gjdgxs" w:colFirst="0" w:colLast="0"/>
      <w:bookmarkEnd w:id="0"/>
      <w:r>
        <w:rPr>
          <w:rFonts w:ascii="Arial" w:hAnsi="Arial" w:eastAsia="Arial" w:cs="Arial"/>
          <w:color w:val="000000"/>
          <w:sz w:val="24"/>
          <w:szCs w:val="24"/>
        </w:rPr>
        <w:drawing>
          <wp:inline distT="0" distB="0" distL="114300" distR="114300">
            <wp:extent cx="4053205" cy="2451100"/>
            <wp:effectExtent l="0" t="0" r="0" b="0"/>
            <wp:docPr id="2" name="image3.png" descr="/home/flavio/Imagens/recortada.pngrecortada"/>
            <wp:cNvGraphicFramePr/>
            <a:graphic xmlns:a="http://schemas.openxmlformats.org/drawingml/2006/main">
              <a:graphicData uri="http://schemas.openxmlformats.org/drawingml/2006/picture">
                <pic:pic xmlns:pic="http://schemas.openxmlformats.org/drawingml/2006/picture">
                  <pic:nvPicPr>
                    <pic:cNvPr id="2" name="image3.png" descr="/home/flavio/Imagens/recortada.pngrecortada"/>
                    <pic:cNvPicPr preferRelativeResize="0"/>
                  </pic:nvPicPr>
                  <pic:blipFill>
                    <a:blip r:embed="rId7"/>
                    <a:srcRect/>
                    <a:stretch>
                      <a:fillRect/>
                    </a:stretch>
                  </pic:blipFill>
                  <pic:spPr>
                    <a:xfrm>
                      <a:off x="0" y="0"/>
                      <a:ext cx="4053600" cy="2451600"/>
                    </a:xfrm>
                    <a:prstGeom prst="rect">
                      <a:avLst/>
                    </a:prstGeom>
                  </pic:spPr>
                </pic:pic>
              </a:graphicData>
            </a:graphic>
          </wp:inline>
        </w:drawing>
      </w:r>
    </w:p>
    <w:p>
      <w:pPr>
        <w:spacing w:after="0" w:line="360" w:lineRule="auto"/>
        <w:ind w:firstLine="567"/>
        <w:contextualSpacing w:val="0"/>
        <w:jc w:val="center"/>
        <w:rPr>
          <w:rFonts w:ascii="Arial" w:hAnsi="Arial" w:eastAsia="Arial" w:cs="Arial"/>
          <w:color w:val="000000"/>
        </w:rPr>
      </w:pPr>
      <w:ins w:id="69" w:author="Moises Batista" w:date="2018-09-25T18:23:30Z">
        <w:r>
          <w:rPr>
            <w:rFonts w:ascii="Arial" w:hAnsi="Arial" w:eastAsia="Arial" w:cs="Arial"/>
            <w:color w:val="000000"/>
          </w:rPr>
          <w:t xml:space="preserve">Fonte: Disponível em &lt;link&gt;. Acesso em </w:t>
        </w:r>
      </w:ins>
      <w:r>
        <w:rPr>
          <w:rFonts w:ascii="Arial" w:hAnsi="Arial" w:eastAsia="Arial" w:cs="Arial"/>
          <w:color w:val="000000"/>
        </w:rPr>
        <w:t xml:space="preserve"> </w:t>
      </w:r>
      <w:ins w:id="70" w:author="Moises Batista" w:date="2018-09-25T18:24:04Z">
        <w:r>
          <w:rPr>
            <w:rFonts w:ascii="Arial" w:hAnsi="Arial" w:eastAsia="Arial" w:cs="Arial"/>
            <w:color w:val="000000"/>
          </w:rPr>
          <w:t>dia</w:t>
        </w:r>
      </w:ins>
      <w:r>
        <w:rPr>
          <w:rFonts w:ascii="Arial" w:hAnsi="Arial" w:eastAsia="Arial" w:cs="Arial"/>
          <w:color w:val="000000"/>
        </w:rPr>
        <w:t xml:space="preserve"> de agosto, 2018.</w:t>
      </w:r>
    </w:p>
    <w:p>
      <w:pPr>
        <w:tabs>
          <w:tab w:val="left" w:pos="-440"/>
        </w:tabs>
        <w:spacing w:after="0" w:line="360" w:lineRule="auto"/>
        <w:ind w:right="-167" w:rightChars="-76"/>
        <w:jc w:val="center"/>
        <w:rPr>
          <w:rFonts w:hint="default" w:ascii="Arial" w:hAnsi="Arial" w:cs="Arial"/>
          <w:color w:val="000000"/>
          <w:sz w:val="24"/>
          <w:szCs w:val="24"/>
          <w:lang w:eastAsia="pt-BR"/>
        </w:rPr>
      </w:pPr>
    </w:p>
    <w:p>
      <w:pPr>
        <w:spacing w:after="0" w:line="360" w:lineRule="auto"/>
        <w:ind w:firstLine="567"/>
        <w:jc w:val="center"/>
        <w:rPr>
          <w:rFonts w:hint="default" w:ascii="Arial" w:hAnsi="Arial" w:cs="Arial"/>
          <w:color w:val="000000"/>
          <w:sz w:val="20"/>
          <w:szCs w:val="20"/>
        </w:rPr>
      </w:pPr>
      <w:r>
        <w:rPr>
          <w:rFonts w:hint="default" w:ascii="Arial" w:hAnsi="Arial" w:cs="Arial"/>
          <w:color w:val="000000"/>
          <w:sz w:val="20"/>
          <w:szCs w:val="20"/>
        </w:rPr>
        <w:drawing>
          <wp:inline distT="0" distB="0" distL="114300" distR="114300">
            <wp:extent cx="4263390" cy="2203450"/>
            <wp:effectExtent l="0" t="0" r="3810" b="6350"/>
            <wp:docPr id="4" name="Imagem 4" descr="Captura de tela de 2018-09-01 21-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aptura de tela de 2018-09-01 21-16-45"/>
                    <pic:cNvPicPr>
                      <a:picLocks noChangeAspect="1"/>
                    </pic:cNvPicPr>
                  </pic:nvPicPr>
                  <pic:blipFill>
                    <a:blip r:embed="rId8"/>
                    <a:stretch>
                      <a:fillRect/>
                    </a:stretch>
                  </pic:blipFill>
                  <pic:spPr>
                    <a:xfrm>
                      <a:off x="0" y="0"/>
                      <a:ext cx="4263390" cy="2203450"/>
                    </a:xfrm>
                    <a:prstGeom prst="rect">
                      <a:avLst/>
                    </a:prstGeom>
                  </pic:spPr>
                </pic:pic>
              </a:graphicData>
            </a:graphic>
          </wp:inline>
        </w:drawing>
      </w:r>
    </w:p>
    <w:p>
      <w:pPr>
        <w:spacing w:after="0" w:line="360" w:lineRule="auto"/>
        <w:ind w:firstLine="567"/>
        <w:jc w:val="center"/>
        <w:rPr>
          <w:rFonts w:hint="default" w:ascii="Arial" w:hAnsi="Arial" w:cs="Arial"/>
          <w:color w:val="000000"/>
          <w:sz w:val="20"/>
          <w:szCs w:val="20"/>
        </w:rPr>
      </w:pPr>
      <w:r>
        <w:rPr>
          <w:rFonts w:hint="default" w:ascii="Arial" w:hAnsi="Arial" w:cs="Arial"/>
          <w:color w:val="000000"/>
          <w:sz w:val="20"/>
          <w:szCs w:val="20"/>
        </w:rPr>
        <w:t>Encarte do Supermercado Cidade, mês de agosto, 2018.</w:t>
      </w:r>
    </w:p>
    <w:p>
      <w:pPr>
        <w:spacing w:after="0" w:line="360" w:lineRule="auto"/>
        <w:ind w:firstLine="567"/>
        <w:contextualSpacing w:val="0"/>
        <w:jc w:val="center"/>
        <w:rPr>
          <w:rFonts w:ascii="Arial" w:hAnsi="Arial" w:eastAsia="Arial" w:cs="Arial"/>
          <w:color w:val="000000"/>
        </w:rPr>
      </w:pPr>
    </w:p>
    <w:p>
      <w:pPr>
        <w:tabs>
          <w:tab w:val="left" w:pos="-440"/>
        </w:tabs>
        <w:spacing w:after="0" w:line="360" w:lineRule="auto"/>
        <w:ind w:right="-167"/>
        <w:contextualSpacing w:val="0"/>
        <w:jc w:val="both"/>
        <w:rPr>
          <w:rFonts w:ascii="Arial" w:hAnsi="Arial" w:eastAsia="Arial" w:cs="Arial"/>
          <w:color w:val="000000"/>
          <w:sz w:val="24"/>
          <w:szCs w:val="24"/>
        </w:rPr>
      </w:pPr>
    </w:p>
    <w:p>
      <w:pPr>
        <w:tabs>
          <w:tab w:val="left" w:pos="-440"/>
        </w:tabs>
        <w:spacing w:after="0" w:line="36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ab/>
      </w:r>
      <w:r>
        <w:rPr>
          <w:rFonts w:ascii="Arial" w:hAnsi="Arial" w:eastAsia="Arial" w:cs="Arial"/>
          <w:color w:val="000000"/>
          <w:sz w:val="24"/>
          <w:szCs w:val="24"/>
        </w:rPr>
        <w:t>A metafunção representacional ocorre na estrutura narrativa transacional, uma vez que temos a ação entre dois atores (pai e filho), utilizando como elemento de ligação o vetor: o braço em volta do filho mostrando a afetividade pela data comemorativa, isto é, o Dia dos Pais. Já a meta consiste no brinde dos dois participantes. Portanto, esse processo consiste em uma ação bidirecional em que os participantes são interativos (ativos). Podemos perceber que o pai, ao brindar e abraçar o filho, exerce o papel de reator, e seu fenômeno é observador, pois não temos conhecimento da direção de seu olhar; enquanto o filho, ao ser abraçado e brindar junto ao pai, também tem a função de reator, e mesmo com os óculos escuros par</w:t>
      </w:r>
      <w:r>
        <w:rPr>
          <w:rFonts w:ascii="Arial" w:hAnsi="Arial" w:eastAsia="Arial" w:cs="Arial"/>
          <w:color w:val="000000"/>
          <w:sz w:val="24"/>
          <w:szCs w:val="24"/>
        </w:rPr>
        <w:t>e</w:t>
      </w:r>
      <w:r>
        <w:rPr>
          <w:rFonts w:ascii="Arial" w:hAnsi="Arial" w:eastAsia="Arial" w:cs="Arial"/>
          <w:color w:val="000000"/>
          <w:sz w:val="24"/>
          <w:szCs w:val="24"/>
        </w:rPr>
        <w:t xml:space="preserve">ce que seu fenômeno são as garrafas. </w:t>
      </w:r>
    </w:p>
    <w:p>
      <w:pPr>
        <w:tabs>
          <w:tab w:val="left" w:pos="-440"/>
        </w:tabs>
        <w:spacing w:after="0" w:line="360" w:lineRule="auto"/>
        <w:ind w:right="-167"/>
        <w:contextualSpacing w:val="0"/>
        <w:jc w:val="both"/>
        <w:rPr>
          <w:rFonts w:ascii="Arial" w:hAnsi="Arial" w:eastAsia="Arial" w:cs="Arial"/>
          <w:b/>
          <w:color w:val="000000"/>
          <w:sz w:val="24"/>
          <w:szCs w:val="24"/>
        </w:rPr>
      </w:pPr>
    </w:p>
    <w:p>
      <w:pPr>
        <w:tabs>
          <w:tab w:val="left" w:pos="-440"/>
        </w:tabs>
        <w:spacing w:after="0" w:line="36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ab/>
      </w:r>
      <w:r>
        <w:rPr>
          <w:rFonts w:ascii="Arial" w:hAnsi="Arial" w:eastAsia="Arial" w:cs="Arial"/>
          <w:color w:val="000000"/>
          <w:sz w:val="24"/>
          <w:szCs w:val="24"/>
        </w:rPr>
        <w:t xml:space="preserve">A metafunção interativa tem como contato a demanda que é representada através do olhar do participante que representa o </w:t>
      </w:r>
      <w:r>
        <w:rPr>
          <w:color w:val="000000"/>
        </w:rPr>
        <w:t>pai,</w:t>
      </w:r>
      <w:r>
        <w:rPr>
          <w:rFonts w:ascii="Arial" w:hAnsi="Arial" w:eastAsia="Arial" w:cs="Arial"/>
          <w:color w:val="000000"/>
          <w:sz w:val="24"/>
          <w:szCs w:val="24"/>
        </w:rPr>
        <w:t xml:space="preserve">  pois a direção do seu olhar subentende-se um convite para participar do momento especial entre os dois, e ao mesmo tempo induzir o consumidor a folhear o encarte, uma vez que a palavra “barato” envolve as duas personagens. Já a oferta é representada pelo personagem do filho, pois este não olha diretamente para o consumidor.  A distância social é de plano médio (</w:t>
      </w:r>
      <w:r>
        <w:rPr>
          <w:rFonts w:ascii="Arial" w:hAnsi="Arial" w:eastAsia="Arial" w:cs="Arial"/>
          <w:i/>
          <w:color w:val="000000"/>
          <w:sz w:val="24"/>
          <w:szCs w:val="24"/>
        </w:rPr>
        <w:t>medium shot</w:t>
      </w:r>
      <w:r>
        <w:rPr>
          <w:rFonts w:ascii="Arial" w:hAnsi="Arial" w:eastAsia="Arial" w:cs="Arial"/>
          <w:color w:val="000000"/>
          <w:sz w:val="24"/>
          <w:szCs w:val="24"/>
        </w:rPr>
        <w:t>), já que retrata os participantes até o joelho, indicando que sua relação com o leitor/ consumidor é do tipo social. Podemos perceber</w:t>
      </w:r>
      <w:r>
        <w:rPr>
          <w:rFonts w:ascii="Arial" w:hAnsi="Arial" w:eastAsia="Arial" w:cs="Arial"/>
          <w:color w:val="000000"/>
          <w:sz w:val="24"/>
          <w:szCs w:val="24"/>
        </w:rPr>
        <w:t>,</w:t>
      </w:r>
      <w:r>
        <w:rPr>
          <w:rFonts w:ascii="Arial" w:hAnsi="Arial" w:eastAsia="Arial" w:cs="Arial"/>
          <w:color w:val="000000"/>
          <w:sz w:val="24"/>
          <w:szCs w:val="24"/>
        </w:rPr>
        <w:t xml:space="preserve"> quanto à perspectiva</w:t>
      </w:r>
      <w:r>
        <w:rPr>
          <w:rFonts w:ascii="Arial" w:hAnsi="Arial" w:eastAsia="Arial" w:cs="Arial"/>
          <w:color w:val="000000"/>
          <w:sz w:val="24"/>
          <w:szCs w:val="24"/>
        </w:rPr>
        <w:t>,</w:t>
      </w:r>
      <w:r>
        <w:rPr>
          <w:rFonts w:ascii="Arial" w:hAnsi="Arial" w:eastAsia="Arial" w:cs="Arial"/>
          <w:color w:val="000000"/>
          <w:sz w:val="24"/>
          <w:szCs w:val="24"/>
        </w:rPr>
        <w:t xml:space="preserve"> o ângulo frontal, no qual estabelece um envolvimento entre as personagens e o consumidor, ou seja, este tipo de ângulo é um convite a fazer parte do mundo retratado na imagem. Por fim, a modalidade ou valor da realidade é </w:t>
      </w:r>
      <w:commentRangeStart w:id="0"/>
      <w:r>
        <w:rPr>
          <w:rFonts w:ascii="Arial" w:hAnsi="Arial" w:eastAsia="Arial" w:cs="Arial"/>
          <w:color w:val="000000"/>
          <w:sz w:val="24"/>
          <w:szCs w:val="24"/>
        </w:rPr>
        <w:t>naturalista</w:t>
      </w:r>
      <w:commentRangeEnd w:id="0"/>
      <w:r>
        <w:rPr>
          <w:color w:val="000000"/>
        </w:rPr>
        <w:commentReference w:id="0"/>
      </w:r>
      <w:r>
        <w:rPr>
          <w:rFonts w:ascii="Arial" w:hAnsi="Arial" w:eastAsia="Arial" w:cs="Arial"/>
          <w:color w:val="000000"/>
          <w:sz w:val="24"/>
          <w:szCs w:val="24"/>
        </w:rPr>
        <w:t xml:space="preserve">, pois a imagem </w:t>
      </w:r>
      <w:r>
        <w:rPr>
          <w:rFonts w:ascii="Arial" w:hAnsi="Arial" w:eastAsia="Arial" w:cs="Arial"/>
          <w:color w:val="000000"/>
          <w:sz w:val="24"/>
          <w:szCs w:val="24"/>
        </w:rPr>
        <w:t xml:space="preserve"> do pai e do filho </w:t>
      </w:r>
      <w:r>
        <w:rPr>
          <w:rFonts w:ascii="Arial" w:hAnsi="Arial" w:eastAsia="Arial" w:cs="Arial"/>
          <w:color w:val="000000"/>
          <w:sz w:val="24"/>
          <w:szCs w:val="24"/>
        </w:rPr>
        <w:t xml:space="preserve">corresponde à realidade e </w:t>
      </w:r>
      <w:r>
        <w:rPr>
          <w:rFonts w:ascii="Arial" w:hAnsi="Arial" w:eastAsia="Arial" w:cs="Arial"/>
          <w:color w:val="000000"/>
          <w:sz w:val="24"/>
          <w:szCs w:val="24"/>
        </w:rPr>
        <w:t xml:space="preserve">é </w:t>
      </w:r>
      <w:r>
        <w:rPr>
          <w:rFonts w:ascii="Arial" w:hAnsi="Arial" w:eastAsia="Arial" w:cs="Arial"/>
          <w:color w:val="000000"/>
          <w:sz w:val="24"/>
          <w:szCs w:val="24"/>
        </w:rPr>
        <w:t>sensorial</w:t>
      </w:r>
      <w:r>
        <w:rPr>
          <w:rFonts w:ascii="Arial" w:hAnsi="Arial" w:eastAsia="Arial" w:cs="Arial"/>
          <w:color w:val="000000"/>
          <w:sz w:val="24"/>
          <w:szCs w:val="24"/>
        </w:rPr>
        <w:t xml:space="preserve">, já que acompanha alguns elementos que </w:t>
      </w:r>
      <w:r>
        <w:rPr>
          <w:rFonts w:ascii="Arial" w:hAnsi="Arial" w:eastAsia="Arial" w:cs="Arial"/>
          <w:color w:val="000000"/>
          <w:sz w:val="24"/>
          <w:szCs w:val="24"/>
        </w:rPr>
        <w:t>provoca</w:t>
      </w:r>
      <w:r>
        <w:rPr>
          <w:rFonts w:ascii="Arial" w:hAnsi="Arial" w:eastAsia="Arial" w:cs="Arial"/>
          <w:color w:val="000000"/>
          <w:sz w:val="24"/>
          <w:szCs w:val="24"/>
        </w:rPr>
        <w:t>m</w:t>
      </w:r>
      <w:r>
        <w:rPr>
          <w:rFonts w:ascii="Arial" w:hAnsi="Arial" w:eastAsia="Arial" w:cs="Arial"/>
          <w:color w:val="000000"/>
          <w:sz w:val="24"/>
          <w:szCs w:val="24"/>
        </w:rPr>
        <w:t xml:space="preserve"> sentimentos subjetivos no observador, </w:t>
      </w:r>
      <w:r>
        <w:rPr>
          <w:rFonts w:ascii="Arial" w:hAnsi="Arial" w:eastAsia="Arial" w:cs="Arial"/>
          <w:color w:val="000000"/>
          <w:sz w:val="24"/>
          <w:szCs w:val="24"/>
        </w:rPr>
        <w:t xml:space="preserve">como o fundo com as letras coloridas e a palavra </w:t>
      </w:r>
      <w:r>
        <w:rPr>
          <w:rFonts w:hint="default" w:ascii="Arial" w:hAnsi="Arial" w:eastAsia="Arial" w:cs="Arial"/>
          <w:color w:val="000000"/>
          <w:sz w:val="24"/>
          <w:szCs w:val="24"/>
        </w:rPr>
        <w:t>“</w:t>
      </w:r>
      <w:r>
        <w:rPr>
          <w:rFonts w:ascii="Arial" w:hAnsi="Arial" w:eastAsia="Arial" w:cs="Arial"/>
          <w:color w:val="000000"/>
          <w:sz w:val="24"/>
          <w:szCs w:val="24"/>
        </w:rPr>
        <w:t>barato</w:t>
      </w:r>
      <w:r>
        <w:rPr>
          <w:rFonts w:hint="default" w:ascii="Arial" w:hAnsi="Arial" w:eastAsia="Arial" w:cs="Arial"/>
          <w:color w:val="000000"/>
          <w:sz w:val="24"/>
          <w:szCs w:val="24"/>
        </w:rPr>
        <w:t xml:space="preserve">” como primeiro plano, enfatizando o vínculo de companheirismo </w:t>
      </w:r>
      <w:bookmarkStart w:id="1" w:name="_GoBack"/>
      <w:bookmarkEnd w:id="1"/>
      <w:r>
        <w:rPr>
          <w:rFonts w:hint="default" w:ascii="Arial" w:hAnsi="Arial" w:eastAsia="Arial" w:cs="Arial"/>
          <w:color w:val="000000"/>
          <w:sz w:val="24"/>
          <w:szCs w:val="24"/>
        </w:rPr>
        <w:t xml:space="preserve">entre pai e filho, </w:t>
      </w:r>
      <w:r>
        <w:rPr>
          <w:rFonts w:ascii="Arial" w:hAnsi="Arial" w:eastAsia="Arial" w:cs="Arial"/>
          <w:color w:val="000000"/>
          <w:sz w:val="24"/>
          <w:szCs w:val="24"/>
        </w:rPr>
        <w:t>uma vez que o encarte foca na data comemorativa do Dia dos Pais.</w:t>
      </w:r>
    </w:p>
    <w:p>
      <w:pPr>
        <w:tabs>
          <w:tab w:val="left" w:pos="-440"/>
        </w:tabs>
        <w:spacing w:after="0" w:line="360" w:lineRule="auto"/>
        <w:ind w:right="-167"/>
        <w:contextualSpacing w:val="0"/>
        <w:jc w:val="both"/>
        <w:rPr>
          <w:rFonts w:ascii="Arial" w:hAnsi="Arial" w:eastAsia="Arial" w:cs="Arial"/>
          <w:b/>
          <w:color w:val="000000"/>
          <w:sz w:val="24"/>
          <w:szCs w:val="24"/>
        </w:rPr>
      </w:pPr>
    </w:p>
    <w:p>
      <w:pPr>
        <w:tabs>
          <w:tab w:val="left" w:pos="-440"/>
        </w:tabs>
        <w:spacing w:after="0" w:line="36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ab/>
      </w:r>
      <w:r>
        <w:rPr>
          <w:rFonts w:ascii="Arial" w:hAnsi="Arial" w:eastAsia="Arial" w:cs="Arial"/>
          <w:color w:val="000000"/>
          <w:sz w:val="24"/>
          <w:szCs w:val="24"/>
        </w:rPr>
        <w:t xml:space="preserve">Em relação ao valor de informação ou </w:t>
      </w:r>
      <w:r>
        <w:rPr>
          <w:rFonts w:ascii="Arial" w:hAnsi="Arial" w:eastAsia="Arial" w:cs="Arial"/>
          <w:color w:val="000000"/>
          <w:sz w:val="24"/>
          <w:szCs w:val="24"/>
        </w:rPr>
        <w:t>à</w:t>
      </w:r>
      <w:r>
        <w:rPr>
          <w:rFonts w:ascii="Arial" w:hAnsi="Arial" w:eastAsia="Arial" w:cs="Arial"/>
          <w:color w:val="000000"/>
          <w:sz w:val="24"/>
          <w:szCs w:val="24"/>
        </w:rPr>
        <w:t xml:space="preserve"> disposição dos elementos na imagem</w:t>
      </w:r>
      <w:ins w:id="71" w:author="Moises Batista" w:date="2018-09-25T19:02:55Z">
        <w:r>
          <w:rPr>
            <w:rFonts w:ascii="Arial" w:hAnsi="Arial" w:eastAsia="Arial" w:cs="Arial"/>
            <w:color w:val="000000"/>
            <w:sz w:val="24"/>
            <w:szCs w:val="24"/>
          </w:rPr>
          <w:t>,</w:t>
        </w:r>
      </w:ins>
      <w:r>
        <w:rPr>
          <w:rFonts w:ascii="Arial" w:hAnsi="Arial" w:eastAsia="Arial" w:cs="Arial"/>
          <w:color w:val="000000"/>
          <w:sz w:val="24"/>
          <w:szCs w:val="24"/>
        </w:rPr>
        <w:t xml:space="preserve"> temos os seguintes elementos</w:t>
      </w:r>
      <w:r>
        <w:rPr>
          <w:rFonts w:ascii="Arial" w:hAnsi="Arial" w:eastAsia="Arial" w:cs="Arial"/>
          <w:color w:val="000000"/>
          <w:sz w:val="24"/>
          <w:szCs w:val="24"/>
        </w:rPr>
        <w:t>.</w:t>
      </w:r>
      <w:r>
        <w:rPr>
          <w:rFonts w:ascii="Arial" w:hAnsi="Arial" w:eastAsia="Arial" w:cs="Arial"/>
          <w:color w:val="000000"/>
          <w:sz w:val="24"/>
          <w:szCs w:val="24"/>
        </w:rPr>
        <w:t xml:space="preserve"> À esquerda</w:t>
      </w:r>
      <w:r>
        <w:rPr>
          <w:rFonts w:ascii="Arial" w:hAnsi="Arial" w:eastAsia="Arial" w:cs="Arial"/>
          <w:color w:val="000000"/>
          <w:sz w:val="24"/>
          <w:szCs w:val="24"/>
        </w:rPr>
        <w:t>,</w:t>
      </w:r>
      <w:r>
        <w:rPr>
          <w:rFonts w:ascii="Arial" w:hAnsi="Arial" w:eastAsia="Arial" w:cs="Arial"/>
          <w:color w:val="000000"/>
          <w:sz w:val="24"/>
          <w:szCs w:val="24"/>
        </w:rPr>
        <w:t xml:space="preserve"> temos o dado, representado pelo nome do supermercado Cidade que já é de conhecido da população do município Mossoró- RN. À direita, temos o novo que consiste nas cores que representam as seções dos produtos ofertados. Cada seção possui uma cor diferenciada que são: amarelo (mercearia); vermelho (institucional); azul (frios e congelados); verde claro (vida e saúde); verde escuro (bebidas); rosa (higiene pessoal); verde turquesa (bazar) e azul claro (limpeza). Podemos perceber que as cores representam o gênero catalogado, tipo azul para frios, lembra água e gelo; a cor rosa associa-se a mulheres, a flores. No topo</w:t>
      </w:r>
      <w:ins w:id="72" w:author="Moises Batista" w:date="2018-09-25T19:05:52Z">
        <w:r>
          <w:rPr>
            <w:rFonts w:ascii="Arial" w:hAnsi="Arial" w:eastAsia="Arial" w:cs="Arial"/>
            <w:color w:val="000000"/>
            <w:sz w:val="24"/>
            <w:szCs w:val="24"/>
          </w:rPr>
          <w:t>,</w:t>
        </w:r>
      </w:ins>
      <w:r>
        <w:rPr>
          <w:rFonts w:ascii="Arial" w:hAnsi="Arial" w:eastAsia="Arial" w:cs="Arial"/>
          <w:color w:val="000000"/>
          <w:sz w:val="24"/>
          <w:szCs w:val="24"/>
        </w:rPr>
        <w:t xml:space="preserve"> encontra-se o ideal, isto é, o nome do estabelecimento comercial </w:t>
      </w:r>
      <w:r>
        <w:rPr>
          <w:rFonts w:ascii="Arial" w:hAnsi="Arial" w:eastAsia="Arial" w:cs="Arial"/>
          <w:i/>
          <w:iCs/>
          <w:color w:val="000000"/>
          <w:sz w:val="24"/>
          <w:szCs w:val="24"/>
        </w:rPr>
        <w:t xml:space="preserve">Cidade </w:t>
      </w:r>
      <w:r>
        <w:rPr>
          <w:rFonts w:ascii="Arial" w:hAnsi="Arial" w:eastAsia="Arial" w:cs="Arial"/>
          <w:color w:val="000000"/>
          <w:sz w:val="24"/>
          <w:szCs w:val="24"/>
        </w:rPr>
        <w:t xml:space="preserve">e a mensagem </w:t>
      </w:r>
      <w:r>
        <w:rPr>
          <w:rFonts w:hint="default" w:ascii="Arial" w:hAnsi="Arial" w:eastAsia="Arial" w:cs="Arial"/>
          <w:color w:val="000000"/>
          <w:sz w:val="24"/>
          <w:szCs w:val="24"/>
        </w:rPr>
        <w:t xml:space="preserve">”Mês dos pais é o maior barato” relacionada </w:t>
      </w:r>
      <w:r>
        <w:rPr>
          <w:rFonts w:ascii="Arial" w:hAnsi="Arial" w:eastAsia="Arial" w:cs="Arial"/>
          <w:color w:val="000000"/>
          <w:sz w:val="24"/>
          <w:szCs w:val="24"/>
        </w:rPr>
        <w:t xml:space="preserve"> a todos os pais homenageados pelo encarte. Na base, encontra-se o real que é a palavra “barato”, escrita em caixa alta, na cor laranja com sombreamento azul para destacar a mesma, pois a palavra traz uma ambiguidade proposital: tendo como um dos significados: ofertas acessíveis; e outro significado perceptível: sensacional, divertido. Na parte central, encontra-se na parte marginal o núcleo da informação da imagem que consiste na seguinte frase: “O mês dos pais é o maior </w:t>
      </w:r>
      <w:r>
        <w:rPr>
          <w:rFonts w:hint="default" w:ascii="Arial" w:hAnsi="Arial" w:eastAsia="Arial" w:cs="Arial"/>
          <w:color w:val="000000"/>
          <w:sz w:val="24"/>
          <w:szCs w:val="24"/>
        </w:rPr>
        <w:t>“</w:t>
      </w:r>
      <w:r>
        <w:rPr>
          <w:rFonts w:ascii="Arial" w:hAnsi="Arial" w:eastAsia="Arial" w:cs="Arial"/>
          <w:color w:val="000000"/>
          <w:sz w:val="24"/>
          <w:szCs w:val="24"/>
        </w:rPr>
        <w:t xml:space="preserve">barato”, esta frase se apropria de uma gíria comum a pessoas jovens, no sentido de um mês bacana, pois a representação da figura paterna no texto remete a uma amizade e um companheirismo. Percebe-se que a saliência está proporcional em relação à palavra barato e a imagem do pai e do filho. A escolha das cores utilizadas no texto foram selecionadas para colorir a palavra barato, na qual possui a cor laranja, contornada de branco e dois tons de azul usada no plano de fundo. Percebe-se assim, que as cores no plano de fundo, azul e laranja, referem-se respectivamente a figura masculina e ao supermercado. Por fim, a estruturação é fraca, pois não existem linhas divisórias entre os participantes, uma vez que pai e filhos estão conectados em um abraço forte. </w:t>
      </w:r>
    </w:p>
    <w:p>
      <w:pPr>
        <w:tabs>
          <w:tab w:val="left" w:pos="-440"/>
        </w:tabs>
        <w:spacing w:after="0" w:line="360" w:lineRule="auto"/>
        <w:ind w:right="-167"/>
        <w:contextualSpacing w:val="0"/>
        <w:jc w:val="both"/>
        <w:rPr>
          <w:rFonts w:ascii="Arial" w:hAnsi="Arial" w:eastAsia="Arial" w:cs="Arial"/>
          <w:b/>
          <w:color w:val="000000"/>
          <w:sz w:val="24"/>
          <w:szCs w:val="24"/>
        </w:rPr>
      </w:pPr>
    </w:p>
    <w:p>
      <w:pPr>
        <w:tabs>
          <w:tab w:val="left" w:pos="-440"/>
        </w:tabs>
        <w:spacing w:after="0" w:line="360" w:lineRule="auto"/>
        <w:ind w:right="-167"/>
        <w:contextualSpacing w:val="0"/>
        <w:jc w:val="both"/>
        <w:rPr>
          <w:rFonts w:ascii="Arial" w:hAnsi="Arial" w:eastAsia="Arial" w:cs="Arial"/>
          <w:b/>
          <w:color w:val="000000"/>
          <w:sz w:val="24"/>
          <w:szCs w:val="24"/>
        </w:rPr>
      </w:pPr>
      <w:r>
        <w:rPr>
          <w:rFonts w:ascii="Arial" w:hAnsi="Arial" w:eastAsia="Arial" w:cs="Arial"/>
          <w:b/>
          <w:color w:val="000000"/>
          <w:sz w:val="24"/>
          <w:szCs w:val="24"/>
        </w:rPr>
        <w:t>CONSIDERAÇÕES FINAIS</w:t>
      </w:r>
    </w:p>
    <w:p>
      <w:pPr>
        <w:tabs>
          <w:tab w:val="left" w:pos="-440"/>
        </w:tabs>
        <w:spacing w:after="0" w:line="360" w:lineRule="auto"/>
        <w:ind w:right="-167"/>
        <w:contextualSpacing w:val="0"/>
        <w:jc w:val="both"/>
        <w:rPr>
          <w:rFonts w:ascii="Arial" w:hAnsi="Arial" w:eastAsia="Arial" w:cs="Arial"/>
          <w:b/>
          <w:color w:val="000000"/>
          <w:sz w:val="24"/>
          <w:szCs w:val="24"/>
        </w:rPr>
      </w:pPr>
    </w:p>
    <w:p>
      <w:pPr>
        <w:tabs>
          <w:tab w:val="left" w:pos="-440"/>
        </w:tabs>
        <w:spacing w:after="0" w:line="36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ab/>
      </w:r>
      <w:r>
        <w:rPr>
          <w:rFonts w:ascii="Arial" w:hAnsi="Arial" w:eastAsia="Arial" w:cs="Arial"/>
          <w:color w:val="000000"/>
          <w:sz w:val="24"/>
          <w:szCs w:val="24"/>
        </w:rPr>
        <w:t>Percebemos, nas últimas décadas, uma difusão de gêneros textuais em diversos tipos de suportes e cada vez mais adaptados a partir do avanço nos estudos da multimodalidade. Estimulados por este fenômeno, pensamos em discutiu sobre a multimodalidade no encarte do supermercado Cidade, Mossoró-RN, no mês de agosto, em virtude da homenagem aos pais.</w:t>
      </w:r>
    </w:p>
    <w:p>
      <w:pPr>
        <w:tabs>
          <w:tab w:val="left" w:pos="-440"/>
        </w:tabs>
        <w:spacing w:after="0" w:line="36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ab/>
      </w:r>
      <w:r>
        <w:rPr>
          <w:rFonts w:ascii="Arial" w:hAnsi="Arial" w:eastAsia="Arial" w:cs="Arial"/>
          <w:color w:val="000000"/>
          <w:sz w:val="24"/>
          <w:szCs w:val="24"/>
        </w:rPr>
        <w:t xml:space="preserve">Assim, traçamos como principal objetivo analisar as metafunções a partir da multimodalidade no corpus citado acima de forma a perceber os efeitos de significados mostrados no mesmo. </w:t>
      </w:r>
    </w:p>
    <w:p>
      <w:pPr>
        <w:tabs>
          <w:tab w:val="left" w:pos="-440"/>
        </w:tabs>
        <w:spacing w:after="0" w:line="36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ab/>
      </w:r>
      <w:r>
        <w:rPr>
          <w:rFonts w:ascii="Arial" w:hAnsi="Arial" w:eastAsia="Arial" w:cs="Arial"/>
          <w:color w:val="000000"/>
          <w:sz w:val="24"/>
          <w:szCs w:val="24"/>
        </w:rPr>
        <w:t xml:space="preserve">Por fim, a análise do </w:t>
      </w:r>
      <w:r>
        <w:rPr>
          <w:rFonts w:ascii="Arial" w:hAnsi="Arial" w:eastAsia="Arial" w:cs="Arial"/>
          <w:i/>
          <w:color w:val="000000"/>
          <w:sz w:val="24"/>
          <w:szCs w:val="24"/>
        </w:rPr>
        <w:t xml:space="preserve">corpus </w:t>
      </w:r>
      <w:r>
        <w:rPr>
          <w:rFonts w:ascii="Arial" w:hAnsi="Arial" w:eastAsia="Arial" w:cs="Arial"/>
          <w:color w:val="000000"/>
          <w:sz w:val="24"/>
          <w:szCs w:val="24"/>
        </w:rPr>
        <w:t>mostrou que as metafunções representacional, interativa e composicional foram trabalhadas no gênero encarte atreladas ao texto de forma a obter um todo coerente. Ou seja, a escolha dos elementos tanto visual quanto textual foram essenciais para reforçar e tornar mais efetivo o papel de convencimento do público-alvo em manusear e comprar os produtos ofertados.</w:t>
      </w:r>
    </w:p>
    <w:p>
      <w:pPr>
        <w:tabs>
          <w:tab w:val="left" w:pos="-440"/>
        </w:tabs>
        <w:spacing w:after="0" w:line="360" w:lineRule="auto"/>
        <w:ind w:right="-167"/>
        <w:contextualSpacing w:val="0"/>
        <w:jc w:val="both"/>
        <w:rPr>
          <w:rFonts w:ascii="Arial" w:hAnsi="Arial" w:eastAsia="Arial" w:cs="Arial"/>
          <w:b/>
          <w:color w:val="000000"/>
          <w:sz w:val="24"/>
          <w:szCs w:val="24"/>
        </w:rPr>
      </w:pPr>
    </w:p>
    <w:p>
      <w:pPr>
        <w:tabs>
          <w:tab w:val="left" w:pos="-440"/>
        </w:tabs>
        <w:spacing w:after="0" w:line="360" w:lineRule="auto"/>
        <w:ind w:right="-167"/>
        <w:contextualSpacing w:val="0"/>
        <w:jc w:val="center"/>
        <w:rPr>
          <w:rFonts w:ascii="Arial" w:hAnsi="Arial" w:eastAsia="Arial" w:cs="Arial"/>
          <w:b/>
          <w:color w:val="000000"/>
          <w:sz w:val="24"/>
          <w:szCs w:val="24"/>
        </w:rPr>
      </w:pPr>
      <w:r>
        <w:rPr>
          <w:rFonts w:ascii="Arial" w:hAnsi="Arial" w:eastAsia="Arial" w:cs="Arial"/>
          <w:b/>
          <w:color w:val="000000"/>
          <w:sz w:val="24"/>
          <w:szCs w:val="24"/>
        </w:rPr>
        <w:t>REFERÊNCIAS</w:t>
      </w:r>
    </w:p>
    <w:p>
      <w:pPr>
        <w:tabs>
          <w:tab w:val="left" w:pos="-440"/>
        </w:tabs>
        <w:spacing w:after="0" w:line="360" w:lineRule="auto"/>
        <w:ind w:right="-167"/>
        <w:contextualSpacing w:val="0"/>
        <w:jc w:val="both"/>
        <w:rPr>
          <w:rFonts w:ascii="Arial" w:hAnsi="Arial" w:eastAsia="Arial" w:cs="Arial"/>
          <w:color w:val="000000"/>
          <w:sz w:val="24"/>
          <w:szCs w:val="24"/>
        </w:rPr>
      </w:pPr>
    </w:p>
    <w:p>
      <w:pPr>
        <w:tabs>
          <w:tab w:val="left" w:pos="1701"/>
        </w:tabs>
        <w:spacing w:after="0" w:line="360" w:lineRule="auto"/>
        <w:contextualSpacing w:val="0"/>
        <w:jc w:val="both"/>
        <w:rPr>
          <w:rFonts w:ascii="Arial" w:hAnsi="Arial" w:eastAsia="Arial" w:cs="Arial"/>
          <w:color w:val="000000"/>
          <w:sz w:val="24"/>
          <w:szCs w:val="24"/>
        </w:rPr>
      </w:pPr>
      <w:r>
        <w:rPr>
          <w:rFonts w:ascii="Arial" w:hAnsi="Arial" w:eastAsia="Arial" w:cs="Arial"/>
          <w:color w:val="000000"/>
          <w:sz w:val="24"/>
          <w:szCs w:val="24"/>
        </w:rPr>
        <w:t xml:space="preserve">ALMEIDA. D. B. L. </w:t>
      </w:r>
      <w:r>
        <w:rPr>
          <w:rFonts w:ascii="Arial" w:hAnsi="Arial" w:eastAsia="Arial" w:cs="Arial"/>
          <w:b/>
          <w:color w:val="000000"/>
          <w:sz w:val="24"/>
          <w:szCs w:val="24"/>
        </w:rPr>
        <w:t>Do texto às imagens: as novas fronteiras do letramento visual</w:t>
      </w:r>
      <w:r>
        <w:rPr>
          <w:rFonts w:ascii="Arial" w:hAnsi="Arial" w:eastAsia="Arial" w:cs="Arial"/>
          <w:color w:val="000000"/>
          <w:sz w:val="24"/>
          <w:szCs w:val="24"/>
        </w:rPr>
        <w:t>. In: PEREIRA, R. C.; ROCA, P. (orgs.) Linguística Aplicada – um caminho com diferentes acessos. São Paulo: Editora Contexto, 2009, p. 173 – 202.</w:t>
      </w:r>
    </w:p>
    <w:p>
      <w:pPr>
        <w:spacing w:line="360" w:lineRule="auto"/>
        <w:ind w:right="509"/>
        <w:contextualSpacing w:val="0"/>
        <w:jc w:val="both"/>
        <w:rPr>
          <w:rFonts w:ascii="Arial" w:hAnsi="Arial" w:eastAsia="Arial" w:cs="Arial"/>
          <w:color w:val="000000"/>
          <w:sz w:val="24"/>
          <w:szCs w:val="24"/>
        </w:rPr>
      </w:pPr>
    </w:p>
    <w:p>
      <w:pPr>
        <w:spacing w:after="0" w:line="360" w:lineRule="auto"/>
        <w:contextualSpacing w:val="0"/>
        <w:jc w:val="both"/>
        <w:rPr>
          <w:rFonts w:ascii="Arial" w:hAnsi="Arial" w:eastAsia="Arial" w:cs="Arial"/>
          <w:color w:val="000000"/>
          <w:sz w:val="24"/>
          <w:szCs w:val="24"/>
        </w:rPr>
      </w:pPr>
      <w:r>
        <w:rPr>
          <w:rFonts w:ascii="Arial" w:hAnsi="Arial" w:eastAsia="Arial" w:cs="Arial"/>
          <w:color w:val="000000"/>
          <w:sz w:val="24"/>
          <w:szCs w:val="24"/>
        </w:rPr>
        <w:t xml:space="preserve">BAKTHIN, M. (Volochinov). </w:t>
      </w:r>
      <w:r>
        <w:rPr>
          <w:rFonts w:ascii="Arial" w:hAnsi="Arial" w:eastAsia="Arial" w:cs="Arial"/>
          <w:b/>
          <w:i/>
          <w:color w:val="000000"/>
          <w:sz w:val="24"/>
          <w:szCs w:val="24"/>
        </w:rPr>
        <w:t>Estética da Criação Verbal</w:t>
      </w:r>
      <w:r>
        <w:rPr>
          <w:rFonts w:ascii="Arial" w:hAnsi="Arial" w:eastAsia="Arial" w:cs="Arial"/>
          <w:i/>
          <w:color w:val="000000"/>
          <w:sz w:val="24"/>
          <w:szCs w:val="24"/>
        </w:rPr>
        <w:t xml:space="preserve">. </w:t>
      </w:r>
      <w:r>
        <w:rPr>
          <w:rFonts w:ascii="Arial" w:hAnsi="Arial" w:eastAsia="Arial" w:cs="Arial"/>
          <w:color w:val="000000"/>
          <w:sz w:val="24"/>
          <w:szCs w:val="24"/>
        </w:rPr>
        <w:t>Tradução do russo Paulo Bezerra. 6. ed. São Paulo: Editora Martins Fontes, 2011.</w:t>
      </w:r>
    </w:p>
    <w:p>
      <w:pPr>
        <w:tabs>
          <w:tab w:val="left" w:pos="-440"/>
        </w:tabs>
        <w:spacing w:after="0" w:line="360" w:lineRule="auto"/>
        <w:ind w:right="-167"/>
        <w:contextualSpacing w:val="0"/>
        <w:jc w:val="both"/>
        <w:rPr>
          <w:rFonts w:ascii="Arial" w:hAnsi="Arial" w:eastAsia="Arial" w:cs="Arial"/>
          <w:color w:val="000000"/>
          <w:sz w:val="24"/>
          <w:szCs w:val="24"/>
        </w:rPr>
      </w:pPr>
    </w:p>
    <w:p>
      <w:pPr>
        <w:tabs>
          <w:tab w:val="left" w:pos="-440"/>
        </w:tabs>
        <w:spacing w:after="0" w:line="36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DIONISIO, A. P. A multimodalidade discursiva na atividade oral e escrita. In:</w:t>
      </w:r>
    </w:p>
    <w:p>
      <w:pPr>
        <w:tabs>
          <w:tab w:val="left" w:pos="-440"/>
        </w:tabs>
        <w:spacing w:after="0" w:line="36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 xml:space="preserve">MARCUSCHI, L. A.; DIONISIO, A. P. (orgs). </w:t>
      </w:r>
      <w:r>
        <w:rPr>
          <w:rFonts w:ascii="Arial" w:hAnsi="Arial" w:eastAsia="Arial" w:cs="Arial"/>
          <w:b/>
          <w:color w:val="000000"/>
          <w:sz w:val="24"/>
          <w:szCs w:val="24"/>
        </w:rPr>
        <w:t>Fala e Escrita</w:t>
      </w:r>
      <w:r>
        <w:rPr>
          <w:rFonts w:ascii="Arial" w:hAnsi="Arial" w:eastAsia="Arial" w:cs="Arial"/>
          <w:color w:val="000000"/>
          <w:sz w:val="24"/>
          <w:szCs w:val="24"/>
        </w:rPr>
        <w:t>. Belo Horizonte:</w:t>
      </w:r>
    </w:p>
    <w:p>
      <w:pPr>
        <w:tabs>
          <w:tab w:val="left" w:pos="-440"/>
        </w:tabs>
        <w:spacing w:after="0" w:line="36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Autêntica, p. 177-196, 2005.</w:t>
      </w:r>
    </w:p>
    <w:p>
      <w:pPr>
        <w:tabs>
          <w:tab w:val="left" w:pos="-440"/>
        </w:tabs>
        <w:spacing w:after="0" w:line="360" w:lineRule="auto"/>
        <w:ind w:right="-167"/>
        <w:contextualSpacing w:val="0"/>
        <w:jc w:val="both"/>
        <w:rPr>
          <w:rFonts w:ascii="Arial" w:hAnsi="Arial" w:eastAsia="Arial" w:cs="Arial"/>
          <w:color w:val="000000"/>
          <w:sz w:val="24"/>
          <w:szCs w:val="24"/>
        </w:rPr>
      </w:pPr>
    </w:p>
    <w:p>
      <w:pPr>
        <w:tabs>
          <w:tab w:val="left" w:pos="-440"/>
        </w:tabs>
        <w:spacing w:after="0" w:line="360" w:lineRule="auto"/>
        <w:ind w:right="-167"/>
        <w:contextualSpacing w:val="0"/>
        <w:jc w:val="both"/>
        <w:rPr>
          <w:rFonts w:ascii="Arial" w:hAnsi="Arial" w:eastAsia="Arial" w:cs="Arial"/>
          <w:color w:val="000000"/>
          <w:sz w:val="24"/>
          <w:szCs w:val="24"/>
        </w:rPr>
      </w:pPr>
      <w:r>
        <w:rPr>
          <w:rFonts w:ascii="Arial" w:hAnsi="Arial" w:eastAsia="Arial" w:cs="Arial"/>
          <w:color w:val="000000"/>
          <w:sz w:val="24"/>
          <w:szCs w:val="24"/>
        </w:rPr>
        <w:t xml:space="preserve">_____________. Gêneros multimodais e multiletramento. In: KARWOSKI, A. M.; GAYDECZKA, B.; SIEBENEICHER, K. (Orgs.) </w:t>
      </w:r>
      <w:r>
        <w:rPr>
          <w:rFonts w:ascii="Arial" w:hAnsi="Arial" w:eastAsia="Arial" w:cs="Arial"/>
          <w:b/>
          <w:color w:val="000000"/>
          <w:sz w:val="24"/>
          <w:szCs w:val="24"/>
        </w:rPr>
        <w:t>Gêneros textuais:</w:t>
      </w:r>
      <w:r>
        <w:rPr>
          <w:rFonts w:ascii="Arial" w:hAnsi="Arial" w:eastAsia="Arial" w:cs="Arial"/>
          <w:color w:val="000000"/>
          <w:sz w:val="24"/>
          <w:szCs w:val="24"/>
        </w:rPr>
        <w:t xml:space="preserve"> reflexões e ensino. Rio de Janeiro: Lucena, p. 131-144, 2006.</w:t>
      </w:r>
    </w:p>
    <w:p>
      <w:pPr>
        <w:tabs>
          <w:tab w:val="left" w:pos="-440"/>
        </w:tabs>
        <w:spacing w:after="0" w:line="360" w:lineRule="auto"/>
        <w:ind w:right="-167"/>
        <w:contextualSpacing w:val="0"/>
        <w:jc w:val="both"/>
        <w:rPr>
          <w:rFonts w:ascii="Arial" w:hAnsi="Arial" w:eastAsia="Arial" w:cs="Arial"/>
          <w:color w:val="000000"/>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contextualSpacing w:val="0"/>
        <w:jc w:val="both"/>
        <w:rPr>
          <w:rFonts w:ascii="Arial" w:hAnsi="Arial" w:eastAsia="Arial" w:cs="Arial"/>
          <w:color w:val="000000"/>
          <w:sz w:val="24"/>
          <w:szCs w:val="24"/>
        </w:rPr>
      </w:pPr>
      <w:r>
        <w:rPr>
          <w:rFonts w:ascii="Arial" w:hAnsi="Arial" w:eastAsia="Arial" w:cs="Arial"/>
          <w:b w:val="0"/>
          <w:i w:val="0"/>
          <w:smallCaps w:val="0"/>
          <w:strike w:val="0"/>
          <w:color w:val="000000"/>
          <w:sz w:val="24"/>
          <w:szCs w:val="24"/>
          <w:u w:val="none"/>
          <w:shd w:val="clear" w:fill="auto"/>
          <w:vertAlign w:val="baseline"/>
        </w:rPr>
        <w:t xml:space="preserve">FERNANDES, J. D. C; ALMEIDA, D. B. L. Revisitando a gramática visual nos cartazes de guerra. In: ALMEIDA, D. B. L. (Org.). </w:t>
      </w:r>
      <w:r>
        <w:rPr>
          <w:rFonts w:ascii="Arial" w:hAnsi="Arial" w:eastAsia="Arial" w:cs="Arial"/>
          <w:b/>
          <w:i w:val="0"/>
          <w:smallCaps w:val="0"/>
          <w:strike w:val="0"/>
          <w:color w:val="000000"/>
          <w:sz w:val="24"/>
          <w:szCs w:val="24"/>
          <w:u w:val="none"/>
          <w:shd w:val="clear" w:fill="auto"/>
          <w:vertAlign w:val="baseline"/>
        </w:rPr>
        <w:t>Perspectiva em análise visual</w:t>
      </w:r>
      <w:r>
        <w:rPr>
          <w:rFonts w:ascii="Arial" w:hAnsi="Arial" w:eastAsia="Arial" w:cs="Arial"/>
          <w:b w:val="0"/>
          <w:i w:val="0"/>
          <w:smallCaps w:val="0"/>
          <w:strike w:val="0"/>
          <w:color w:val="000000"/>
          <w:sz w:val="24"/>
          <w:szCs w:val="24"/>
          <w:u w:val="none"/>
          <w:shd w:val="clear" w:fill="auto"/>
          <w:vertAlign w:val="baseline"/>
        </w:rPr>
        <w:t xml:space="preserve">: do fotojornalismo ao </w:t>
      </w:r>
      <w:r>
        <w:rPr>
          <w:rFonts w:ascii="Arial" w:hAnsi="Arial" w:eastAsia="Arial" w:cs="Arial"/>
          <w:b w:val="0"/>
          <w:i/>
          <w:smallCaps w:val="0"/>
          <w:strike w:val="0"/>
          <w:color w:val="000000"/>
          <w:sz w:val="24"/>
          <w:szCs w:val="24"/>
          <w:u w:val="none"/>
          <w:shd w:val="clear" w:fill="auto"/>
          <w:vertAlign w:val="baseline"/>
        </w:rPr>
        <w:t>blog</w:t>
      </w:r>
      <w:r>
        <w:rPr>
          <w:rFonts w:ascii="Arial" w:hAnsi="Arial" w:eastAsia="Arial" w:cs="Arial"/>
          <w:b w:val="0"/>
          <w:i w:val="0"/>
          <w:smallCaps w:val="0"/>
          <w:strike w:val="0"/>
          <w:color w:val="000000"/>
          <w:sz w:val="24"/>
          <w:szCs w:val="24"/>
          <w:u w:val="none"/>
          <w:shd w:val="clear" w:fill="auto"/>
          <w:vertAlign w:val="baseline"/>
        </w:rPr>
        <w:t>. João Pessoa: Editora da UFPB, 2008. p. 11-31.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contextualSpacing w:val="0"/>
        <w:jc w:val="both"/>
        <w:rPr>
          <w:rFonts w:ascii="Arial" w:hAnsi="Arial" w:eastAsia="Arial" w:cs="Arial"/>
          <w:color w:val="000000"/>
          <w:sz w:val="24"/>
          <w:szCs w:val="24"/>
        </w:rPr>
      </w:pPr>
    </w:p>
    <w:p>
      <w:pPr>
        <w:spacing w:line="360" w:lineRule="auto"/>
        <w:contextualSpacing w:val="0"/>
        <w:jc w:val="both"/>
        <w:rPr>
          <w:rFonts w:ascii="Arial" w:hAnsi="Arial" w:eastAsia="Arial" w:cs="Arial"/>
          <w:color w:val="000000"/>
          <w:sz w:val="24"/>
          <w:szCs w:val="24"/>
        </w:rPr>
      </w:pPr>
      <w:r>
        <w:rPr>
          <w:rFonts w:ascii="Arial" w:hAnsi="Arial" w:eastAsia="Arial" w:cs="Arial"/>
          <w:color w:val="000000"/>
          <w:sz w:val="24"/>
          <w:szCs w:val="24"/>
        </w:rPr>
        <w:t xml:space="preserve">KOCH, I. V. &amp; ELIAS, V. M.. </w:t>
      </w:r>
      <w:r>
        <w:rPr>
          <w:rFonts w:ascii="Arial" w:hAnsi="Arial" w:eastAsia="Arial" w:cs="Arial"/>
          <w:b/>
          <w:color w:val="000000"/>
          <w:sz w:val="24"/>
          <w:szCs w:val="24"/>
        </w:rPr>
        <w:t>Ler e compreender: os sentidos do texto</w:t>
      </w:r>
      <w:r>
        <w:rPr>
          <w:rFonts w:ascii="Arial" w:hAnsi="Arial" w:eastAsia="Arial" w:cs="Arial"/>
          <w:color w:val="000000"/>
          <w:sz w:val="24"/>
          <w:szCs w:val="24"/>
        </w:rPr>
        <w:t xml:space="preserve">. São Paulo: Contexto, 2006.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contextualSpacing w:val="0"/>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Pr>
        <w:t xml:space="preserve">R.S.SOUZA; V.S.Ferretti-Soares; E.L. Silveira. Multimodalidade e análise linguística: explorando o gênero anúncio publicitário. </w:t>
      </w:r>
      <w:r>
        <w:rPr>
          <w:rFonts w:ascii="Arial" w:hAnsi="Arial" w:eastAsia="Arial" w:cs="Arial"/>
          <w:b/>
          <w:i w:val="0"/>
          <w:smallCaps w:val="0"/>
          <w:strike w:val="0"/>
          <w:color w:val="000000"/>
          <w:sz w:val="24"/>
          <w:szCs w:val="24"/>
          <w:u w:val="none"/>
          <w:shd w:val="clear" w:fill="auto"/>
          <w:vertAlign w:val="baseline"/>
        </w:rPr>
        <w:t>Pesquisa em Discurso Pedagógico.</w:t>
      </w:r>
      <w:r>
        <w:rPr>
          <w:rFonts w:ascii="Arial" w:hAnsi="Arial" w:eastAsia="Arial" w:cs="Arial"/>
          <w:b w:val="0"/>
          <w:i w:val="0"/>
          <w:smallCaps w:val="0"/>
          <w:strike w:val="0"/>
          <w:color w:val="000000"/>
          <w:sz w:val="24"/>
          <w:szCs w:val="24"/>
          <w:u w:val="none"/>
          <w:shd w:val="clear" w:fill="auto"/>
          <w:vertAlign w:val="baseline"/>
        </w:rPr>
        <w:t xml:space="preserve"> Rio de Janeiro, 2015. </w:t>
      </w:r>
    </w:p>
    <w:sectPr>
      <w:pgSz w:w="11906" w:h="16838"/>
      <w:pgMar w:top="1701" w:right="1134" w:bottom="1134" w:left="1701" w:header="709" w:footer="709" w:gutter="0"/>
      <w:pgNumType w:start="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oises Batista" w:date="2018-09-25T19:02:10Z" w:initials="">
    <w:p w14:paraId="6FEAC94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Pr>
        <w:t>Acho que aqui, vcs podem depois apontar a imagem do pai e filho como naturalista, acompanhado de alguns elementos mais voltados para o sensorial, como o fundo com letras coloridos e a palavra "barato" como primeiro plano.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FEAC94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Symbol">
    <w:altName w:val="aakar"/>
    <w:panose1 w:val="05050102010706020507"/>
    <w:charset w:val="00"/>
    <w:family w:val="roman"/>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SimHei">
    <w:altName w:val="FZHei-B01"/>
    <w:panose1 w:val="02010609060101010101"/>
    <w:charset w:val="00"/>
    <w:family w:val="modern"/>
    <w:pitch w:val="default"/>
    <w:sig w:usb0="800002BF" w:usb1="38CF7CFA" w:usb2="00000016" w:usb3="00000000" w:csb0="00040001" w:csb1="00000000"/>
  </w:font>
  <w:font w:name="Calibri">
    <w:altName w:val="Arial"/>
    <w:panose1 w:val="020F0502020204030204"/>
    <w:charset w:val="86"/>
    <w:family w:val="swiss"/>
    <w:pitch w:val="default"/>
    <w:sig w:usb0="00000000" w:usb1="00000000" w:usb2="00000001" w:usb3="00000000" w:csb0="0000019F" w:csb1="00000000"/>
  </w:font>
  <w:font w:name="Ubuntu Mono">
    <w:panose1 w:val="020B0509030602030204"/>
    <w:charset w:val="00"/>
    <w:family w:val="auto"/>
    <w:pitch w:val="default"/>
    <w:sig w:usb0="E00002FF" w:usb1="5000205B" w:usb2="00000000" w:usb3="00000000" w:csb0="2000009F" w:csb1="56010000"/>
  </w:font>
  <w:font w:name="Monospace">
    <w:altName w:val="Gubbi"/>
    <w:panose1 w:val="00000000000000000000"/>
    <w:charset w:val="00"/>
    <w:family w:val="auto"/>
    <w:pitch w:val="default"/>
    <w:sig w:usb0="00000000" w:usb1="00000000" w:usb2="00000000" w:usb3="00000000" w:csb0="00000000" w:csb1="00000000"/>
  </w:font>
  <w:font w:name="SimSun">
    <w:altName w:val="FZShuSong-Z01"/>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ial">
    <w:panose1 w:val="020B0604020202020204"/>
    <w:charset w:val="86"/>
    <w:family w:val="swiss"/>
    <w:pitch w:val="default"/>
    <w:sig w:usb0="00007A87" w:usb1="80000000" w:usb2="00000008" w:usb3="00000000" w:csb0="400001FF" w:csb1="FFFF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0"/>
        <w:snapToGrid w:val="0"/>
      </w:pPr>
      <w:r>
        <w:rPr>
          <w:rStyle w:val="12"/>
        </w:rPr>
        <w:footnoteRef/>
      </w:r>
      <w:r>
        <w:t xml:space="preserve"> </w:t>
      </w:r>
      <w:r>
        <w:rPr>
          <w:rFonts w:hint="default"/>
        </w:rPr>
        <w:t>Este gênero também encontra-se disponível no site do supermercado e lá o leitor/ consumidor poderá folheá-lo.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C236C0"/>
    <w:multiLevelType w:val="multilevel"/>
    <w:tmpl w:val="5BC236C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oises Batista">
    <w15:presenceInfo w15:providerId="None" w15:userId="Moises Batis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documentProtection w:enforcement="0"/>
  <w:defaultTabStop w:val="720"/>
  <w:compat>
    <w:compatSetting w:name="compatibilityMode" w:uri="http://schemas.microsoft.com/office/word" w:val="14"/>
  </w:compat>
  <w:rsids>
    <w:rsidRoot w:val="00000000"/>
    <w:rsid w:val="375FEA68"/>
    <w:rsid w:val="3BBFC080"/>
    <w:rsid w:val="3EF73F24"/>
    <w:rsid w:val="646E16F0"/>
    <w:rsid w:val="7DDFC98B"/>
    <w:rsid w:val="7FFB7EF9"/>
    <w:rsid w:val="E7FFEBE4"/>
    <w:rsid w:val="F5FFD08F"/>
    <w:rsid w:val="F6AF9342"/>
    <w:rsid w:val="F6FA3686"/>
    <w:rsid w:val="F7FEB7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line="276" w:lineRule="auto"/>
    </w:pPr>
    <w:rPr>
      <w:rFonts w:ascii="Calibri" w:hAnsi="Calibri" w:eastAsia="Calibri" w:cs="Calibri"/>
      <w:sz w:val="22"/>
      <w:szCs w:val="22"/>
      <w:lang w:val="pt-BR"/>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1">
    <w:name w:val="Default Paragraph Font"/>
    <w:semiHidden/>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8">
    <w:name w:val="Title"/>
    <w:basedOn w:val="1"/>
    <w:next w:val="1"/>
    <w:uiPriority w:val="0"/>
    <w:pPr>
      <w:keepNext/>
      <w:keepLines/>
      <w:spacing w:before="480" w:after="120"/>
    </w:pPr>
    <w:rPr>
      <w:b/>
      <w:sz w:val="72"/>
      <w:szCs w:val="72"/>
    </w:rPr>
  </w:style>
  <w:style w:type="paragraph" w:styleId="9">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0">
    <w:name w:val="footnote text"/>
    <w:basedOn w:val="1"/>
    <w:uiPriority w:val="0"/>
    <w:pPr>
      <w:snapToGrid w:val="0"/>
      <w:jc w:val="left"/>
    </w:pPr>
    <w:rPr>
      <w:sz w:val="18"/>
      <w:szCs w:val="18"/>
    </w:rPr>
  </w:style>
  <w:style w:type="character" w:styleId="12">
    <w:name w:val="footnote reference"/>
    <w:basedOn w:val="11"/>
    <w:uiPriority w:val="0"/>
    <w:rPr>
      <w:vertAlign w:val="superscript"/>
    </w:rPr>
  </w:style>
  <w:style w:type="table" w:customStyle="1" w:styleId="14">
    <w:name w:val="Table Normal"/>
    <w:uiPriority w:val="0"/>
  </w:style>
  <w:style w:type="table" w:customStyle="1" w:styleId="15">
    <w:name w:val="_Style 10"/>
    <w:basedOn w:val="14"/>
    <w:uiPriority w:val="0"/>
    <w:pPr>
      <w:widowControl w:val="0"/>
      <w:spacing w:after="0" w:line="240" w:lineRule="auto"/>
    </w:pPr>
    <w:tblPr>
      <w:tblLayout w:type="fixed"/>
      <w:tblCellMar>
        <w:top w:w="0" w:type="dxa"/>
        <w:left w:w="0" w:type="dxa"/>
        <w:bottom w:w="0" w:type="dxa"/>
        <w:right w:w="0" w:type="dxa"/>
      </w:tblCellMar>
    </w:tblPr>
  </w:style>
  <w:style w:type="table" w:customStyle="1" w:styleId="16">
    <w:name w:val="_Style 11"/>
    <w:basedOn w:val="14"/>
    <w:uiPriority w:val="0"/>
    <w:pPr>
      <w:widowControl w:val="0"/>
      <w:spacing w:after="0" w:line="240" w:lineRule="auto"/>
    </w:pPr>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2" Type="http://schemas.microsoft.com/office/2011/relationships/people" Target="people.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5C616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11</Pages>
  <Words>2745</Words>
  <Characters>14862</Characters>
  <Lines>0</Lines>
  <Paragraphs>0</Paragraphs>
  <TotalTime>12</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2018-10-13T03:11:00Z</dcterms:created>
  <dc:creator>flavio</dc:creator>
  <cp:lastModifiedBy>flaviosf</cp:lastModifiedBy>
  <dcterms:modified xsi:type="dcterms:W3CDTF">2018-10-14T20:58:05Z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1046-10.1.0.6757</vt:lpwstr>
  </property>
</Properties>
</file>